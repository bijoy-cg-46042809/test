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04941" w14:textId="76AC4FA9" w:rsidR="00C646AF" w:rsidRPr="00112F29" w:rsidRDefault="00C646AF" w:rsidP="00C646AF">
      <w:pPr>
        <w:pStyle w:val="NoSpacing"/>
        <w:snapToGrid w:val="0"/>
        <w:spacing w:line="360" w:lineRule="auto"/>
        <w:jc w:val="center"/>
        <w:rPr>
          <w:rFonts w:eastAsia="Malgun Gothic"/>
          <w:b/>
          <w:sz w:val="28"/>
          <w:szCs w:val="21"/>
          <w:lang w:eastAsia="ko-KR"/>
        </w:rPr>
      </w:pPr>
      <w:r>
        <w:rPr>
          <w:rFonts w:eastAsia="Malgun Gothic"/>
          <w:b/>
          <w:sz w:val="28"/>
          <w:szCs w:val="21"/>
          <w:lang w:eastAsia="ko-KR"/>
        </w:rPr>
        <w:t>Meeting Report of</w:t>
      </w:r>
      <w:r w:rsidRPr="00112F29">
        <w:rPr>
          <w:rFonts w:eastAsia="Malgun Gothic"/>
          <w:b/>
          <w:sz w:val="28"/>
          <w:szCs w:val="21"/>
          <w:lang w:eastAsia="ko-KR"/>
        </w:rPr>
        <w:t xml:space="preserve"> </w:t>
      </w:r>
      <w:r w:rsidR="005D6D96">
        <w:rPr>
          <w:rFonts w:eastAsia="Malgun Gothic"/>
          <w:b/>
          <w:sz w:val="28"/>
          <w:szCs w:val="21"/>
          <w:lang w:eastAsia="ko-KR"/>
        </w:rPr>
        <w:t>WG</w:t>
      </w:r>
      <w:r w:rsidR="00390DE5">
        <w:rPr>
          <w:rFonts w:eastAsia="Malgun Gothic"/>
          <w:b/>
          <w:sz w:val="28"/>
          <w:szCs w:val="21"/>
          <w:lang w:eastAsia="ko-KR"/>
        </w:rPr>
        <w:t xml:space="preserve"> </w:t>
      </w:r>
      <w:r w:rsidR="005D6D96">
        <w:rPr>
          <w:rFonts w:eastAsia="Malgun Gothic"/>
          <w:b/>
          <w:sz w:val="28"/>
          <w:szCs w:val="21"/>
          <w:lang w:eastAsia="ko-KR"/>
        </w:rPr>
        <w:t>3</w:t>
      </w:r>
      <w:r w:rsidR="004F69C8">
        <w:rPr>
          <w:rFonts w:eastAsia="Malgun Gothic"/>
          <w:b/>
          <w:sz w:val="28"/>
          <w:szCs w:val="21"/>
          <w:lang w:eastAsia="ko-KR"/>
        </w:rPr>
        <w:t xml:space="preserve"> </w:t>
      </w:r>
      <w:r w:rsidR="005D6D96">
        <w:rPr>
          <w:rFonts w:eastAsia="Malgun Gothic"/>
          <w:b/>
          <w:sz w:val="28"/>
          <w:szCs w:val="21"/>
          <w:lang w:eastAsia="ko-KR"/>
        </w:rPr>
        <w:t>10822-</w:t>
      </w:r>
      <w:r w:rsidR="000B0CDC">
        <w:rPr>
          <w:rFonts w:eastAsia="Malgun Gothic"/>
          <w:b/>
          <w:sz w:val="28"/>
          <w:szCs w:val="21"/>
          <w:lang w:eastAsia="ko-KR"/>
        </w:rPr>
        <w:t>2</w:t>
      </w:r>
      <w:r w:rsidR="00390DE5">
        <w:rPr>
          <w:rFonts w:eastAsia="Malgun Gothic"/>
          <w:b/>
          <w:sz w:val="28"/>
          <w:szCs w:val="21"/>
          <w:lang w:eastAsia="ko-KR"/>
        </w:rPr>
        <w:t xml:space="preserve"> </w:t>
      </w:r>
      <w:r w:rsidR="002F5456">
        <w:rPr>
          <w:rFonts w:eastAsia="Malgun Gothic"/>
          <w:b/>
          <w:sz w:val="28"/>
          <w:szCs w:val="21"/>
          <w:lang w:eastAsia="ko-KR"/>
        </w:rPr>
        <w:t>#</w:t>
      </w:r>
      <w:r w:rsidR="000B55D9">
        <w:rPr>
          <w:rFonts w:eastAsia="Malgun Gothic"/>
          <w:b/>
          <w:sz w:val="28"/>
          <w:szCs w:val="21"/>
          <w:lang w:eastAsia="ko-KR"/>
        </w:rPr>
        <w:t>8</w:t>
      </w:r>
    </w:p>
    <w:p w14:paraId="721CDE29" w14:textId="702BC216" w:rsidR="002F5456" w:rsidRDefault="002F5456" w:rsidP="00F031C3">
      <w:pPr>
        <w:jc w:val="right"/>
        <w:rPr>
          <w:rFonts w:asciiTheme="minorHAnsi" w:hAnsiTheme="minorHAnsi" w:cstheme="minorHAnsi"/>
          <w:sz w:val="21"/>
          <w:szCs w:val="21"/>
        </w:rPr>
      </w:pPr>
      <w:bookmarkStart w:id="0" w:name="_Toc317115866"/>
      <w:r>
        <w:rPr>
          <w:rFonts w:asciiTheme="minorHAnsi" w:hAnsiTheme="minorHAnsi" w:cstheme="minorHAnsi"/>
          <w:sz w:val="21"/>
          <w:szCs w:val="21"/>
        </w:rPr>
        <w:t>Bijoyendra Roychowdhury (India)</w:t>
      </w:r>
    </w:p>
    <w:p w14:paraId="2CCA735E" w14:textId="1F1D484B" w:rsidR="00112F29" w:rsidRDefault="006C77CF" w:rsidP="006C0CAB">
      <w:pPr>
        <w:jc w:val="right"/>
        <w:rPr>
          <w:rFonts w:asciiTheme="minorHAnsi" w:hAnsiTheme="minorHAnsi" w:cstheme="minorHAnsi"/>
          <w:sz w:val="21"/>
          <w:szCs w:val="21"/>
        </w:rPr>
      </w:pPr>
      <w:r w:rsidRPr="00F34547">
        <w:rPr>
          <w:rFonts w:asciiTheme="minorHAnsi" w:hAnsiTheme="minorHAnsi" w:cstheme="minorHAnsi"/>
          <w:sz w:val="21"/>
          <w:szCs w:val="21"/>
        </w:rPr>
        <w:t>SC 38/WG 3</w:t>
      </w:r>
      <w:r w:rsidR="002F5456">
        <w:rPr>
          <w:rFonts w:asciiTheme="minorHAnsi" w:hAnsiTheme="minorHAnsi" w:cstheme="minorHAnsi"/>
          <w:sz w:val="21"/>
          <w:szCs w:val="21"/>
        </w:rPr>
        <w:t>/10822-2</w:t>
      </w:r>
      <w:r w:rsidRPr="00F34547">
        <w:rPr>
          <w:rFonts w:asciiTheme="minorHAnsi" w:hAnsiTheme="minorHAnsi" w:cstheme="minorHAnsi"/>
          <w:sz w:val="21"/>
          <w:szCs w:val="21"/>
        </w:rPr>
        <w:t xml:space="preserve"> </w:t>
      </w:r>
      <w:bookmarkEnd w:id="0"/>
      <w:r w:rsidR="002F5456">
        <w:rPr>
          <w:rFonts w:asciiTheme="minorHAnsi" w:hAnsiTheme="minorHAnsi" w:cstheme="minorHAnsi"/>
          <w:sz w:val="21"/>
          <w:szCs w:val="21"/>
        </w:rPr>
        <w:t>Editor</w:t>
      </w:r>
    </w:p>
    <w:p w14:paraId="659D41EE" w14:textId="77777777" w:rsidR="006C0CAB" w:rsidRPr="006C0CAB" w:rsidRDefault="006C0CAB" w:rsidP="006C0CAB">
      <w:pPr>
        <w:jc w:val="right"/>
        <w:rPr>
          <w:rFonts w:asciiTheme="minorHAnsi" w:hAnsiTheme="minorHAnsi" w:cstheme="minorHAnsi"/>
          <w:sz w:val="21"/>
          <w:szCs w:val="21"/>
        </w:rPr>
      </w:pPr>
    </w:p>
    <w:p w14:paraId="02C8536B" w14:textId="389E2F0B" w:rsidR="00E75273" w:rsidRDefault="00E75273" w:rsidP="006C0CAB">
      <w:pPr>
        <w:spacing w:before="120" w:afterLines="50" w:after="156"/>
        <w:rPr>
          <w:rFonts w:asciiTheme="minorHAnsi" w:hAnsiTheme="minorHAnsi" w:cstheme="minorHAnsi"/>
          <w:b/>
        </w:rPr>
      </w:pPr>
      <w:r w:rsidRPr="008F3634">
        <w:rPr>
          <w:rFonts w:asciiTheme="minorHAnsi" w:hAnsiTheme="minorHAnsi" w:cstheme="minorHAnsi"/>
          <w:b/>
        </w:rPr>
        <w:t xml:space="preserve">1. </w:t>
      </w:r>
      <w:r>
        <w:rPr>
          <w:rFonts w:asciiTheme="minorHAnsi" w:hAnsiTheme="minorHAnsi" w:cstheme="minorHAnsi"/>
          <w:b/>
        </w:rPr>
        <w:t>Meeting information</w:t>
      </w:r>
    </w:p>
    <w:p w14:paraId="410B6CA6" w14:textId="4274BB91" w:rsidR="00390DE5" w:rsidRPr="00A404CD" w:rsidRDefault="00390DE5" w:rsidP="00390DE5">
      <w:pPr>
        <w:pStyle w:val="ListParagraph"/>
        <w:numPr>
          <w:ilvl w:val="0"/>
          <w:numId w:val="10"/>
        </w:numPr>
        <w:ind w:leftChars="0" w:left="284" w:hanging="284"/>
        <w:rPr>
          <w:rFonts w:ascii="Arial" w:hAnsi="Arial" w:cs="Arial"/>
          <w:sz w:val="20"/>
          <w:szCs w:val="20"/>
        </w:rPr>
      </w:pPr>
      <w:r w:rsidRPr="00A404CD">
        <w:rPr>
          <w:rFonts w:ascii="Arial" w:hAnsi="Arial" w:cs="Arial"/>
          <w:sz w:val="20"/>
          <w:szCs w:val="20"/>
        </w:rPr>
        <w:t xml:space="preserve">Date &amp; Time: </w:t>
      </w:r>
      <w:r w:rsidR="000B55D9">
        <w:rPr>
          <w:rFonts w:ascii="Arial" w:eastAsia="Malgun Gothic" w:hAnsi="Arial" w:cs="Arial"/>
          <w:bCs/>
          <w:sz w:val="20"/>
          <w:szCs w:val="20"/>
          <w:lang w:eastAsia="ko-KR"/>
        </w:rPr>
        <w:t>13</w:t>
      </w:r>
      <w:r w:rsidR="00973B2D">
        <w:rPr>
          <w:rFonts w:ascii="Arial" w:eastAsia="Malgun Gothic" w:hAnsi="Arial" w:cs="Arial"/>
          <w:bCs/>
          <w:sz w:val="20"/>
          <w:szCs w:val="20"/>
          <w:lang w:eastAsia="ko-KR"/>
        </w:rPr>
        <w:t>h</w:t>
      </w:r>
      <w:r>
        <w:rPr>
          <w:rFonts w:ascii="Arial" w:eastAsia="Malgun Gothic" w:hAnsi="Arial" w:cs="Arial" w:hint="eastAsia"/>
          <w:bCs/>
          <w:sz w:val="20"/>
          <w:szCs w:val="20"/>
          <w:lang w:eastAsia="ko-KR"/>
        </w:rPr>
        <w:t xml:space="preserve"> </w:t>
      </w:r>
      <w:r w:rsidR="000B55D9">
        <w:rPr>
          <w:rFonts w:ascii="Arial" w:eastAsia="Malgun Gothic" w:hAnsi="Arial" w:cs="Arial"/>
          <w:bCs/>
          <w:sz w:val="20"/>
          <w:szCs w:val="20"/>
          <w:lang w:eastAsia="ko-KR"/>
        </w:rPr>
        <w:t>Jan</w:t>
      </w:r>
      <w:r>
        <w:rPr>
          <w:rFonts w:ascii="Arial" w:eastAsia="Malgun Gothic" w:hAnsi="Arial" w:cs="Arial"/>
          <w:bCs/>
          <w:sz w:val="20"/>
          <w:szCs w:val="20"/>
          <w:lang w:eastAsia="ko-KR"/>
        </w:rPr>
        <w:t xml:space="preserve"> </w:t>
      </w:r>
      <w:r w:rsidRPr="00A404CD">
        <w:rPr>
          <w:rFonts w:ascii="Arial" w:eastAsia="Malgun Gothic" w:hAnsi="Arial" w:cs="Arial"/>
          <w:bCs/>
          <w:sz w:val="20"/>
          <w:szCs w:val="20"/>
        </w:rPr>
        <w:t>202</w:t>
      </w:r>
      <w:r w:rsidR="000B55D9">
        <w:rPr>
          <w:rFonts w:ascii="Arial" w:eastAsia="Malgun Gothic" w:hAnsi="Arial" w:cs="Arial"/>
          <w:bCs/>
          <w:sz w:val="20"/>
          <w:szCs w:val="20"/>
        </w:rPr>
        <w:t>6</w:t>
      </w:r>
      <w:r>
        <w:rPr>
          <w:rFonts w:ascii="Arial" w:eastAsia="Malgun Gothic" w:hAnsi="Arial" w:cs="Arial"/>
          <w:bCs/>
          <w:sz w:val="20"/>
          <w:szCs w:val="20"/>
        </w:rPr>
        <w:t xml:space="preserve"> (</w:t>
      </w:r>
      <w:r w:rsidR="00E6321F">
        <w:rPr>
          <w:rFonts w:ascii="Arial" w:eastAsia="Malgun Gothic" w:hAnsi="Arial" w:cs="Arial"/>
          <w:bCs/>
          <w:sz w:val="20"/>
          <w:szCs w:val="20"/>
        </w:rPr>
        <w:t>13</w:t>
      </w:r>
      <w:r>
        <w:rPr>
          <w:rFonts w:ascii="Arial" w:eastAsia="Malgun Gothic" w:hAnsi="Arial" w:cs="Arial"/>
          <w:bCs/>
          <w:sz w:val="20"/>
          <w:szCs w:val="20"/>
        </w:rPr>
        <w:t>:00</w:t>
      </w:r>
      <w:r w:rsidRPr="00A404CD">
        <w:rPr>
          <w:rFonts w:ascii="Arial" w:eastAsia="Malgun Gothic" w:hAnsi="Arial" w:cs="Arial"/>
          <w:bCs/>
          <w:sz w:val="20"/>
          <w:szCs w:val="20"/>
        </w:rPr>
        <w:t>-</w:t>
      </w:r>
      <w:r>
        <w:rPr>
          <w:rFonts w:ascii="Arial" w:eastAsia="Malgun Gothic" w:hAnsi="Arial" w:cs="Arial"/>
          <w:bCs/>
          <w:sz w:val="20"/>
          <w:szCs w:val="20"/>
        </w:rPr>
        <w:t>1</w:t>
      </w:r>
      <w:r w:rsidR="00E6321F">
        <w:rPr>
          <w:rFonts w:ascii="Arial" w:eastAsia="Malgun Gothic" w:hAnsi="Arial" w:cs="Arial"/>
          <w:bCs/>
          <w:sz w:val="20"/>
          <w:szCs w:val="20"/>
        </w:rPr>
        <w:t>5</w:t>
      </w:r>
      <w:r>
        <w:rPr>
          <w:rFonts w:ascii="Arial" w:eastAsia="Malgun Gothic" w:hAnsi="Arial" w:cs="Arial"/>
          <w:bCs/>
          <w:sz w:val="20"/>
          <w:szCs w:val="20"/>
        </w:rPr>
        <w:t>:</w:t>
      </w:r>
      <w:r w:rsidRPr="00A404CD">
        <w:rPr>
          <w:rFonts w:ascii="Arial" w:eastAsia="Malgun Gothic" w:hAnsi="Arial" w:cs="Arial"/>
          <w:bCs/>
          <w:sz w:val="20"/>
          <w:szCs w:val="20"/>
        </w:rPr>
        <w:t>00 UTC</w:t>
      </w:r>
      <w:r>
        <w:rPr>
          <w:rFonts w:ascii="Arial" w:eastAsia="Malgun Gothic" w:hAnsi="Arial" w:cs="Arial"/>
          <w:bCs/>
          <w:sz w:val="20"/>
          <w:szCs w:val="20"/>
        </w:rPr>
        <w:t>)</w:t>
      </w:r>
    </w:p>
    <w:p w14:paraId="019DC324" w14:textId="77777777" w:rsidR="00AD300D" w:rsidRPr="00D24AC4" w:rsidRDefault="00390DE5" w:rsidP="00AD300D">
      <w:pPr>
        <w:pStyle w:val="ListParagraph"/>
        <w:numPr>
          <w:ilvl w:val="0"/>
          <w:numId w:val="10"/>
        </w:numPr>
        <w:ind w:leftChars="0" w:left="284" w:hanging="284"/>
        <w:rPr>
          <w:rFonts w:ascii="Arial" w:hAnsi="Arial" w:cs="Arial"/>
          <w:sz w:val="20"/>
          <w:szCs w:val="20"/>
        </w:rPr>
      </w:pPr>
      <w:r w:rsidRPr="005D42CC">
        <w:rPr>
          <w:rFonts w:ascii="Arial" w:hAnsi="Arial" w:cs="Arial"/>
          <w:color w:val="424242"/>
          <w:sz w:val="20"/>
          <w:szCs w:val="20"/>
          <w:shd w:val="clear" w:color="auto" w:fill="FFFFFF"/>
        </w:rPr>
        <w:t xml:space="preserve">Meeting URL: </w:t>
      </w:r>
      <w:hyperlink r:id="rId8" w:history="1">
        <w:r w:rsidR="00AD300D" w:rsidRPr="00565299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https://iso.zoom.us/j/4598165366?pwd=ZG9oaUZCV1JjYmt1SUFkS2s2b2JBdz09</w:t>
        </w:r>
      </w:hyperlink>
    </w:p>
    <w:p w14:paraId="3B9F0C1E" w14:textId="0933D007" w:rsidR="00CE4F4E" w:rsidRDefault="00390DE5" w:rsidP="00CE4F4E">
      <w:pPr>
        <w:pStyle w:val="ListParagraph"/>
        <w:numPr>
          <w:ilvl w:val="0"/>
          <w:numId w:val="10"/>
        </w:numPr>
        <w:ind w:leftChars="0" w:left="284" w:hanging="284"/>
        <w:rPr>
          <w:rStyle w:val="Hyperlink"/>
          <w:rFonts w:ascii="Arial" w:hAnsi="Arial" w:cs="Arial"/>
          <w:color w:val="424242"/>
          <w:sz w:val="20"/>
          <w:szCs w:val="20"/>
          <w:u w:val="none"/>
          <w:shd w:val="clear" w:color="auto" w:fill="FFFFFF"/>
        </w:rPr>
      </w:pPr>
      <w:r w:rsidRPr="004D1C6C">
        <w:rPr>
          <w:rFonts w:ascii="Arial" w:hAnsi="Arial" w:cs="Arial"/>
          <w:color w:val="424242"/>
          <w:sz w:val="20"/>
          <w:szCs w:val="20"/>
          <w:shd w:val="clear" w:color="auto" w:fill="FFFFFF"/>
        </w:rPr>
        <w:t>Registration:</w:t>
      </w:r>
      <w:r w:rsidR="00CE4F4E">
        <w:rPr>
          <w:rStyle w:val="Hyperlink"/>
          <w:rFonts w:ascii="Arial" w:hAnsi="Arial" w:cs="Arial"/>
          <w:color w:val="424242"/>
          <w:sz w:val="20"/>
          <w:szCs w:val="20"/>
          <w:u w:val="none"/>
          <w:shd w:val="clear" w:color="auto" w:fill="FFFFFF"/>
        </w:rPr>
        <w:t xml:space="preserve"> </w:t>
      </w:r>
      <w:hyperlink r:id="rId9" w:history="1">
        <w:r w:rsidR="000B55D9" w:rsidRPr="00565299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https://sd.iso.org/meetings/177011</w:t>
        </w:r>
      </w:hyperlink>
      <w:del w:id="1" w:author="Roychowdhury, Bijoyendra" w:date="2025-11-24T21:56:00Z" w16du:dateUtc="2025-11-24T10:56:00Z">
        <w:r w:rsidR="000B55D9" w:rsidDel="008645FD">
          <w:fldChar w:fldCharType="begin"/>
        </w:r>
        <w:r w:rsidR="000B55D9" w:rsidDel="008645FD">
          <w:delInstrText>HYPERLINK "https://sd.iso.org/meetings/169778"</w:delInstrText>
        </w:r>
        <w:r w:rsidR="000B55D9" w:rsidDel="008645FD">
          <w:fldChar w:fldCharType="separate"/>
        </w:r>
        <w:r w:rsidR="000B55D9" w:rsidRPr="00F938CC" w:rsidDel="008645FD">
          <w:rPr>
            <w:rStyle w:val="Hyperlink"/>
          </w:rPr>
          <w:delText>https://sd.iso.org/meetings/169778</w:delText>
        </w:r>
        <w:r w:rsidR="000B55D9" w:rsidDel="008645FD">
          <w:fldChar w:fldCharType="end"/>
        </w:r>
      </w:del>
    </w:p>
    <w:p w14:paraId="685BC6CC" w14:textId="77777777" w:rsidR="00390DE5" w:rsidRPr="004D1C6C" w:rsidRDefault="00390DE5" w:rsidP="00390DE5">
      <w:pPr>
        <w:pStyle w:val="ListParagraph"/>
        <w:numPr>
          <w:ilvl w:val="0"/>
          <w:numId w:val="10"/>
        </w:numPr>
        <w:ind w:leftChars="0" w:left="284" w:hanging="284"/>
        <w:rPr>
          <w:rFonts w:ascii="Arial" w:hAnsi="Arial" w:cs="Arial"/>
          <w:color w:val="424242"/>
          <w:sz w:val="20"/>
          <w:szCs w:val="20"/>
          <w:shd w:val="clear" w:color="auto" w:fill="FFFFFF"/>
        </w:rPr>
      </w:pPr>
      <w:r w:rsidRPr="004D1C6C">
        <w:rPr>
          <w:rFonts w:ascii="Arial" w:hAnsi="Arial" w:cs="Arial"/>
          <w:color w:val="424242"/>
          <w:sz w:val="20"/>
          <w:szCs w:val="20"/>
          <w:shd w:val="clear" w:color="auto" w:fill="FFFFFF"/>
        </w:rPr>
        <w:t xml:space="preserve">Project status: </w:t>
      </w:r>
      <w:hyperlink r:id="rId10" w:history="1">
        <w:r w:rsidRPr="004D1C6C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https://sd.iso.org/projects/project/90339/overview</w:t>
        </w:r>
      </w:hyperlink>
    </w:p>
    <w:p w14:paraId="1B879AC9" w14:textId="77777777" w:rsidR="000E7F3A" w:rsidRPr="001D7D60" w:rsidRDefault="000E7F3A" w:rsidP="001D7D60">
      <w:pPr>
        <w:rPr>
          <w:rFonts w:ascii="Arial" w:hAnsi="Arial" w:cs="Arial"/>
          <w:color w:val="424242"/>
          <w:sz w:val="20"/>
          <w:szCs w:val="20"/>
          <w:shd w:val="clear" w:color="auto" w:fill="FFFFFF"/>
        </w:rPr>
      </w:pPr>
    </w:p>
    <w:p w14:paraId="6506AFA1" w14:textId="120171E1" w:rsidR="004C6060" w:rsidRDefault="00E75273" w:rsidP="00E75273">
      <w:pPr>
        <w:spacing w:afterLines="50" w:after="156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2</w:t>
      </w:r>
      <w:r w:rsidRPr="008F3634">
        <w:rPr>
          <w:rFonts w:asciiTheme="minorHAnsi" w:hAnsiTheme="minorHAnsi" w:cstheme="minorHAnsi"/>
          <w:b/>
        </w:rPr>
        <w:t xml:space="preserve">. </w:t>
      </w:r>
      <w:r>
        <w:rPr>
          <w:rFonts w:asciiTheme="minorHAnsi" w:hAnsiTheme="minorHAnsi" w:cstheme="minorHAnsi"/>
          <w:b/>
        </w:rPr>
        <w:t xml:space="preserve">Agenda </w:t>
      </w:r>
    </w:p>
    <w:tbl>
      <w:tblPr>
        <w:tblStyle w:val="TableGrid"/>
        <w:tblW w:w="9092" w:type="dxa"/>
        <w:tblLook w:val="04A0" w:firstRow="1" w:lastRow="0" w:firstColumn="1" w:lastColumn="0" w:noHBand="0" w:noVBand="1"/>
      </w:tblPr>
      <w:tblGrid>
        <w:gridCol w:w="7650"/>
        <w:gridCol w:w="1442"/>
      </w:tblGrid>
      <w:tr w:rsidR="005F7DF0" w14:paraId="51877BAF" w14:textId="77777777" w:rsidTr="00C71595">
        <w:trPr>
          <w:trHeight w:val="429"/>
        </w:trPr>
        <w:tc>
          <w:tcPr>
            <w:tcW w:w="7650" w:type="dxa"/>
            <w:shd w:val="clear" w:color="auto" w:fill="DBE5F1" w:themeFill="accent1" w:themeFillTint="33"/>
          </w:tcPr>
          <w:p w14:paraId="61BEA21B" w14:textId="1AD6E67D" w:rsidR="005F7DF0" w:rsidRPr="005F7DF0" w:rsidRDefault="005F7DF0" w:rsidP="00E314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F7DF0">
              <w:rPr>
                <w:rFonts w:ascii="Arial" w:hAnsi="Arial" w:cs="Arial"/>
                <w:b/>
                <w:color w:val="000000"/>
                <w:sz w:val="20"/>
                <w:szCs w:val="20"/>
              </w:rPr>
              <w:t>Agenda Item</w:t>
            </w:r>
          </w:p>
        </w:tc>
        <w:tc>
          <w:tcPr>
            <w:tcW w:w="1442" w:type="dxa"/>
            <w:shd w:val="clear" w:color="auto" w:fill="DBE5F1" w:themeFill="accent1" w:themeFillTint="33"/>
          </w:tcPr>
          <w:p w14:paraId="695DE0D7" w14:textId="3FAD4D50" w:rsidR="005F7DF0" w:rsidRPr="005F7DF0" w:rsidRDefault="005F7DF0" w:rsidP="00E314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5F7DF0" w14:paraId="2E0E3FB0" w14:textId="77777777" w:rsidTr="00C71595">
        <w:trPr>
          <w:trHeight w:val="429"/>
        </w:trPr>
        <w:tc>
          <w:tcPr>
            <w:tcW w:w="7650" w:type="dxa"/>
          </w:tcPr>
          <w:p w14:paraId="55A0D1C6" w14:textId="1F327E54" w:rsidR="005F7DF0" w:rsidRPr="005F7DF0" w:rsidRDefault="005F7DF0" w:rsidP="005F7DF0">
            <w:pPr>
              <w:pStyle w:val="ListParagraph"/>
              <w:numPr>
                <w:ilvl w:val="0"/>
                <w:numId w:val="11"/>
              </w:numPr>
              <w:ind w:leftChars="0" w:left="315" w:hanging="315"/>
              <w:rPr>
                <w:rFonts w:ascii="Arial" w:hAnsi="Arial" w:cs="Arial"/>
                <w:b/>
                <w:sz w:val="20"/>
                <w:szCs w:val="20"/>
              </w:rPr>
            </w:pPr>
            <w:r w:rsidRPr="005F7DF0">
              <w:rPr>
                <w:rFonts w:ascii="Arial" w:hAnsi="Arial" w:cs="Arial"/>
                <w:b/>
                <w:color w:val="000000"/>
                <w:sz w:val="20"/>
                <w:szCs w:val="20"/>
              </w:rPr>
              <w:t>Opening of meeting</w:t>
            </w:r>
          </w:p>
        </w:tc>
        <w:tc>
          <w:tcPr>
            <w:tcW w:w="1442" w:type="dxa"/>
          </w:tcPr>
          <w:p w14:paraId="159C73AC" w14:textId="77777777" w:rsidR="005F7DF0" w:rsidRPr="005F7DF0" w:rsidRDefault="005F7DF0" w:rsidP="005F7DF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F7DF0" w14:paraId="39E55CF5" w14:textId="77777777" w:rsidTr="00C71595">
        <w:trPr>
          <w:trHeight w:val="429"/>
        </w:trPr>
        <w:tc>
          <w:tcPr>
            <w:tcW w:w="7650" w:type="dxa"/>
          </w:tcPr>
          <w:p w14:paraId="6EE6270B" w14:textId="77777777" w:rsidR="00494411" w:rsidRDefault="005F7DF0" w:rsidP="00D028B4">
            <w:pPr>
              <w:pStyle w:val="ListParagraph"/>
              <w:numPr>
                <w:ilvl w:val="0"/>
                <w:numId w:val="11"/>
              </w:numPr>
              <w:ind w:leftChars="0" w:left="315" w:hanging="315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5F7DF0">
              <w:rPr>
                <w:rFonts w:ascii="Arial" w:hAnsi="Arial" w:cs="Arial"/>
                <w:b/>
                <w:color w:val="000000"/>
                <w:sz w:val="20"/>
                <w:szCs w:val="20"/>
              </w:rPr>
              <w:t>Roll call of participants</w:t>
            </w:r>
          </w:p>
          <w:p w14:paraId="73AE113C" w14:textId="55ED5BF4" w:rsidR="00C646AF" w:rsidRPr="00C646AF" w:rsidRDefault="00D31B98" w:rsidP="00C646AF">
            <w:pPr>
              <w:ind w:left="315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F691B">
              <w:rPr>
                <w:rFonts w:ascii="Arial" w:hAnsi="Arial" w:cs="Arial"/>
                <w:bCs/>
                <w:color w:val="0432FF"/>
                <w:sz w:val="20"/>
                <w:szCs w:val="20"/>
              </w:rPr>
              <w:t>Bijoyendra</w:t>
            </w:r>
            <w:r>
              <w:rPr>
                <w:rFonts w:ascii="Arial" w:hAnsi="Arial" w:cs="Arial"/>
                <w:bCs/>
                <w:color w:val="0432FF"/>
                <w:sz w:val="20"/>
                <w:szCs w:val="20"/>
              </w:rPr>
              <w:t xml:space="preserve"> </w:t>
            </w:r>
            <w:r w:rsidRPr="000F691B">
              <w:rPr>
                <w:rFonts w:ascii="Arial" w:hAnsi="Arial" w:cs="Arial"/>
                <w:bCs/>
                <w:color w:val="0432FF"/>
                <w:sz w:val="20"/>
                <w:szCs w:val="20"/>
              </w:rPr>
              <w:t>Roychowdhury</w:t>
            </w:r>
            <w:r>
              <w:rPr>
                <w:rFonts w:ascii="Arial" w:hAnsi="Arial" w:cs="Arial"/>
                <w:bCs/>
                <w:color w:val="0432FF"/>
                <w:sz w:val="20"/>
                <w:szCs w:val="20"/>
              </w:rPr>
              <w:t xml:space="preserve"> (Editor)</w:t>
            </w:r>
            <w:r w:rsidRPr="000F691B">
              <w:rPr>
                <w:rFonts w:ascii="Arial" w:hAnsi="Arial" w:cs="Arial"/>
                <w:bCs/>
                <w:color w:val="0432FF"/>
                <w:sz w:val="20"/>
                <w:szCs w:val="20"/>
              </w:rPr>
              <w:t xml:space="preserve">, </w:t>
            </w:r>
            <w:r w:rsidR="00C646AF" w:rsidRPr="00C55F07">
              <w:rPr>
                <w:rFonts w:ascii="Arial" w:hAnsi="Arial" w:cs="Arial"/>
                <w:bCs/>
                <w:color w:val="0432FF"/>
                <w:sz w:val="20"/>
                <w:szCs w:val="20"/>
              </w:rPr>
              <w:t>Seungyun Lee (Convenor), Bill</w:t>
            </w:r>
            <w:r w:rsidR="00485A26">
              <w:rPr>
                <w:rFonts w:ascii="Arial" w:hAnsi="Arial" w:cs="Arial" w:hint="eastAsia"/>
                <w:bCs/>
                <w:color w:val="0432FF"/>
                <w:sz w:val="20"/>
                <w:szCs w:val="20"/>
              </w:rPr>
              <w:t xml:space="preserve"> </w:t>
            </w:r>
            <w:r w:rsidR="00485A26">
              <w:rPr>
                <w:rFonts w:ascii="Arial" w:hAnsi="Arial" w:cs="Arial"/>
                <w:bCs/>
                <w:color w:val="0432FF"/>
                <w:sz w:val="20"/>
                <w:szCs w:val="20"/>
              </w:rPr>
              <w:t>Ash</w:t>
            </w:r>
            <w:r w:rsidR="002A3C11">
              <w:rPr>
                <w:rFonts w:ascii="Arial" w:hAnsi="Arial" w:cs="Arial"/>
                <w:bCs/>
                <w:color w:val="0432FF"/>
                <w:sz w:val="20"/>
                <w:szCs w:val="20"/>
              </w:rPr>
              <w:t xml:space="preserve"> (CM)</w:t>
            </w:r>
            <w:r w:rsidR="00C646AF" w:rsidRPr="00C55F07">
              <w:rPr>
                <w:rFonts w:ascii="Arial" w:hAnsi="Arial" w:cs="Arial"/>
                <w:bCs/>
                <w:color w:val="0432FF"/>
                <w:sz w:val="20"/>
                <w:szCs w:val="20"/>
              </w:rPr>
              <w:t>,</w:t>
            </w:r>
            <w:r w:rsidR="00FB19EF">
              <w:rPr>
                <w:rFonts w:ascii="Arial" w:hAnsi="Arial" w:cs="Arial"/>
                <w:bCs/>
                <w:color w:val="0432FF"/>
                <w:sz w:val="20"/>
                <w:szCs w:val="20"/>
              </w:rPr>
              <w:t xml:space="preserve"> </w:t>
            </w:r>
            <w:r w:rsidR="006D5945">
              <w:rPr>
                <w:rFonts w:ascii="Arial" w:hAnsi="Arial" w:cs="Arial"/>
                <w:bCs/>
                <w:color w:val="0432FF"/>
                <w:sz w:val="20"/>
                <w:szCs w:val="20"/>
              </w:rPr>
              <w:t xml:space="preserve">Madhab Chablani, </w:t>
            </w:r>
            <w:r w:rsidR="00BE3C86">
              <w:rPr>
                <w:rFonts w:ascii="Arial" w:hAnsi="Arial" w:cs="Arial"/>
                <w:bCs/>
                <w:color w:val="0432FF"/>
                <w:sz w:val="20"/>
                <w:szCs w:val="20"/>
              </w:rPr>
              <w:t xml:space="preserve">Don </w:t>
            </w:r>
            <w:r w:rsidR="009E02BF" w:rsidRPr="009E02BF">
              <w:rPr>
                <w:rFonts w:ascii="Arial" w:hAnsi="Arial" w:cs="Arial"/>
                <w:bCs/>
                <w:color w:val="0432FF"/>
                <w:sz w:val="20"/>
                <w:szCs w:val="20"/>
              </w:rPr>
              <w:t>Sheppard</w:t>
            </w:r>
            <w:r w:rsidR="009E02BF">
              <w:rPr>
                <w:rFonts w:ascii="Arial" w:hAnsi="Arial" w:cs="Arial"/>
                <w:bCs/>
                <w:color w:val="0432FF"/>
                <w:sz w:val="20"/>
                <w:szCs w:val="20"/>
              </w:rPr>
              <w:t xml:space="preserve">, </w:t>
            </w:r>
            <w:r w:rsidR="002B1126">
              <w:rPr>
                <w:rFonts w:ascii="Arial" w:hAnsi="Arial" w:cs="Arial"/>
                <w:bCs/>
                <w:color w:val="0432FF"/>
                <w:sz w:val="20"/>
                <w:szCs w:val="20"/>
                <w:lang w:val="en-US"/>
              </w:rPr>
              <w:t>Che</w:t>
            </w:r>
            <w:r w:rsidR="00F835C1">
              <w:rPr>
                <w:rFonts w:ascii="Arial" w:hAnsi="Arial" w:cs="Arial"/>
                <w:bCs/>
                <w:color w:val="0432FF"/>
                <w:sz w:val="20"/>
                <w:szCs w:val="20"/>
                <w:lang w:val="en-US"/>
              </w:rPr>
              <w:t>n</w:t>
            </w:r>
            <w:r w:rsidR="002B1126">
              <w:rPr>
                <w:rFonts w:ascii="Arial" w:hAnsi="Arial" w:cs="Arial"/>
                <w:bCs/>
                <w:color w:val="0432FF"/>
                <w:sz w:val="20"/>
                <w:szCs w:val="20"/>
                <w:lang w:val="en-US"/>
              </w:rPr>
              <w:t xml:space="preserve"> </w:t>
            </w:r>
            <w:r w:rsidR="0057603F">
              <w:rPr>
                <w:rFonts w:ascii="Arial" w:hAnsi="Arial" w:cs="Arial"/>
                <w:bCs/>
                <w:color w:val="0432FF"/>
                <w:sz w:val="20"/>
                <w:szCs w:val="20"/>
                <w:lang w:val="en-US"/>
              </w:rPr>
              <w:t>Zhifeng</w:t>
            </w:r>
            <w:r w:rsidR="00822CB5">
              <w:rPr>
                <w:rFonts w:ascii="Arial" w:hAnsi="Arial" w:cs="Arial"/>
                <w:bCs/>
                <w:color w:val="0432FF"/>
                <w:sz w:val="20"/>
                <w:szCs w:val="20"/>
                <w:lang w:val="en-US"/>
              </w:rPr>
              <w:t xml:space="preserve">, </w:t>
            </w:r>
            <w:r w:rsidR="005D5897">
              <w:rPr>
                <w:rFonts w:ascii="Arial" w:hAnsi="Arial" w:cs="Arial"/>
                <w:bCs/>
                <w:color w:val="0432FF"/>
                <w:sz w:val="20"/>
                <w:szCs w:val="20"/>
                <w:lang w:val="en-US"/>
              </w:rPr>
              <w:t xml:space="preserve">Goren </w:t>
            </w:r>
            <w:r w:rsidR="008E6D6A">
              <w:rPr>
                <w:rFonts w:ascii="Arial" w:hAnsi="Arial" w:cs="Arial"/>
                <w:bCs/>
                <w:color w:val="0432FF"/>
                <w:sz w:val="20"/>
                <w:szCs w:val="20"/>
                <w:lang w:val="en-US"/>
              </w:rPr>
              <w:t>Ned(NIST)</w:t>
            </w:r>
            <w:r w:rsidR="008248A6">
              <w:rPr>
                <w:rFonts w:ascii="Arial" w:hAnsi="Arial" w:cs="Arial"/>
                <w:bCs/>
                <w:color w:val="0432FF"/>
                <w:sz w:val="20"/>
                <w:szCs w:val="20"/>
                <w:lang w:val="en-US"/>
              </w:rPr>
              <w:t xml:space="preserve">, </w:t>
            </w:r>
            <w:r w:rsidR="000B55D9">
              <w:rPr>
                <w:rFonts w:ascii="Arial" w:hAnsi="Arial" w:cs="Arial"/>
                <w:bCs/>
                <w:color w:val="0432FF"/>
                <w:sz w:val="20"/>
                <w:szCs w:val="20"/>
                <w:lang w:val="en-US"/>
              </w:rPr>
              <w:t>Young</w:t>
            </w:r>
            <w:r w:rsidR="00BD7592">
              <w:rPr>
                <w:rFonts w:ascii="Arial" w:hAnsi="Arial" w:cs="Arial"/>
                <w:bCs/>
                <w:color w:val="0432FF"/>
                <w:sz w:val="20"/>
                <w:szCs w:val="20"/>
                <w:lang w:val="en-US"/>
              </w:rPr>
              <w:t>w</w:t>
            </w:r>
            <w:r w:rsidR="00A82AA3">
              <w:rPr>
                <w:rFonts w:ascii="Arial" w:hAnsi="Arial" w:cs="Arial"/>
                <w:bCs/>
                <w:color w:val="0432FF"/>
                <w:sz w:val="20"/>
                <w:szCs w:val="20"/>
                <w:lang w:val="en-US"/>
              </w:rPr>
              <w:t>oo</w:t>
            </w:r>
            <w:r w:rsidR="00755ED9">
              <w:rPr>
                <w:rFonts w:ascii="Arial" w:hAnsi="Arial" w:cs="Arial"/>
                <w:bCs/>
                <w:color w:val="0432FF"/>
                <w:sz w:val="20"/>
                <w:szCs w:val="20"/>
                <w:lang w:val="en-US"/>
              </w:rPr>
              <w:t xml:space="preserve"> </w:t>
            </w:r>
            <w:r w:rsidR="000C5C4E">
              <w:rPr>
                <w:rFonts w:ascii="Arial" w:hAnsi="Arial" w:cs="Arial"/>
                <w:bCs/>
                <w:color w:val="0432FF"/>
                <w:sz w:val="20"/>
                <w:szCs w:val="20"/>
                <w:lang w:val="en-US"/>
              </w:rPr>
              <w:t>Jung</w:t>
            </w:r>
          </w:p>
        </w:tc>
        <w:tc>
          <w:tcPr>
            <w:tcW w:w="1442" w:type="dxa"/>
          </w:tcPr>
          <w:p w14:paraId="77D823E1" w14:textId="77777777" w:rsidR="005F7DF0" w:rsidRPr="005F7DF0" w:rsidRDefault="005F7DF0" w:rsidP="005F7DF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F7DF0" w14:paraId="2C554811" w14:textId="77777777" w:rsidTr="00C71595">
        <w:trPr>
          <w:trHeight w:val="429"/>
        </w:trPr>
        <w:tc>
          <w:tcPr>
            <w:tcW w:w="7650" w:type="dxa"/>
          </w:tcPr>
          <w:p w14:paraId="4D0EA782" w14:textId="5F3338DD" w:rsidR="005F7DF0" w:rsidRPr="005F7DF0" w:rsidRDefault="005F7DF0" w:rsidP="005F7DF0">
            <w:pPr>
              <w:pStyle w:val="ListParagraph"/>
              <w:numPr>
                <w:ilvl w:val="0"/>
                <w:numId w:val="11"/>
              </w:numPr>
              <w:ind w:leftChars="0" w:left="315" w:hanging="315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5F7DF0">
              <w:rPr>
                <w:rFonts w:ascii="Arial" w:hAnsi="Arial" w:cs="Arial"/>
                <w:b/>
                <w:color w:val="000000"/>
                <w:sz w:val="20"/>
                <w:szCs w:val="20"/>
              </w:rPr>
              <w:t>Adoption of agenda</w:t>
            </w:r>
          </w:p>
        </w:tc>
        <w:tc>
          <w:tcPr>
            <w:tcW w:w="1442" w:type="dxa"/>
          </w:tcPr>
          <w:p w14:paraId="463CFA25" w14:textId="77777777" w:rsidR="005F7DF0" w:rsidRPr="005F7DF0" w:rsidRDefault="005F7DF0" w:rsidP="005F7DF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F7DF0" w14:paraId="1A25BD6E" w14:textId="77777777" w:rsidTr="00C71595">
        <w:trPr>
          <w:trHeight w:val="1629"/>
        </w:trPr>
        <w:tc>
          <w:tcPr>
            <w:tcW w:w="7650" w:type="dxa"/>
          </w:tcPr>
          <w:p w14:paraId="369C1E19" w14:textId="77777777" w:rsidR="005F7DF0" w:rsidRDefault="005F7DF0" w:rsidP="00840ABA">
            <w:pPr>
              <w:pStyle w:val="ListParagraph"/>
              <w:numPr>
                <w:ilvl w:val="0"/>
                <w:numId w:val="11"/>
              </w:numPr>
              <w:ind w:leftChars="0" w:left="315" w:hanging="315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5F7DF0">
              <w:rPr>
                <w:rFonts w:ascii="Arial" w:hAnsi="Arial" w:cs="Arial"/>
                <w:b/>
                <w:color w:val="000000"/>
                <w:sz w:val="20"/>
                <w:szCs w:val="20"/>
              </w:rPr>
              <w:t>Patent Policy &amp; Code of Conduct</w:t>
            </w:r>
          </w:p>
          <w:p w14:paraId="4E27B360" w14:textId="30B40852" w:rsidR="009B2D6A" w:rsidRPr="002405D4" w:rsidRDefault="00840ABA" w:rsidP="009B2D6A">
            <w:pPr>
              <w:pStyle w:val="ListParagraph"/>
              <w:numPr>
                <w:ilvl w:val="1"/>
                <w:numId w:val="14"/>
              </w:numPr>
              <w:ind w:leftChars="0" w:left="598" w:hanging="283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D253E">
              <w:rPr>
                <w:rFonts w:ascii="Arial" w:eastAsia="Malgun Gothic" w:hAnsi="Arial" w:cs="Arial"/>
                <w:sz w:val="20"/>
                <w:szCs w:val="20"/>
              </w:rPr>
              <w:t>I</w:t>
            </w:r>
            <w:r w:rsidRPr="00AD253E">
              <w:rPr>
                <w:rFonts w:ascii="Arial" w:hAnsi="Arial" w:cs="Arial"/>
                <w:color w:val="000000"/>
                <w:sz w:val="20"/>
                <w:szCs w:val="20"/>
              </w:rPr>
              <w:t xml:space="preserve">SO Standards and Patents </w:t>
            </w:r>
            <w:r w:rsidRPr="002405D4">
              <w:rPr>
                <w:rFonts w:ascii="Arial" w:hAnsi="Arial" w:cs="Arial"/>
                <w:color w:val="000000"/>
                <w:sz w:val="16"/>
                <w:szCs w:val="16"/>
              </w:rPr>
              <w:t>–</w:t>
            </w:r>
            <w:r w:rsidR="009B2D6A" w:rsidRPr="002405D4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hyperlink r:id="rId11" w:history="1">
              <w:r w:rsidR="001C1B9C" w:rsidRPr="00361F43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https://www.iso.org/iso-standards-and-patents.html</w:t>
              </w:r>
            </w:hyperlink>
          </w:p>
          <w:p w14:paraId="5EBA79DC" w14:textId="7D210A16" w:rsidR="00840ABA" w:rsidRPr="009B2D6A" w:rsidRDefault="00840ABA" w:rsidP="009B2D6A">
            <w:pPr>
              <w:pStyle w:val="ListParagraph"/>
              <w:numPr>
                <w:ilvl w:val="1"/>
                <w:numId w:val="14"/>
              </w:numPr>
              <w:ind w:leftChars="0" w:left="598" w:hanging="283"/>
              <w:jc w:val="left"/>
              <w:rPr>
                <w:rFonts w:ascii="Arial" w:eastAsia="Malgun Gothic" w:hAnsi="Arial" w:cs="Arial"/>
                <w:sz w:val="20"/>
                <w:szCs w:val="20"/>
              </w:rPr>
            </w:pPr>
            <w:r w:rsidRPr="00AD253E">
              <w:rPr>
                <w:rFonts w:ascii="Arial" w:hAnsi="Arial" w:cs="Arial"/>
                <w:color w:val="000000"/>
                <w:sz w:val="20"/>
                <w:szCs w:val="20"/>
              </w:rPr>
              <w:t xml:space="preserve">ISO Code of Ethics and Conduct – </w:t>
            </w:r>
            <w:hyperlink r:id="rId12" w:history="1">
              <w:r w:rsidRPr="002405D4">
                <w:rPr>
                  <w:rFonts w:ascii="Arial" w:hAnsi="Arial" w:cs="Arial"/>
                  <w:color w:val="0432FF"/>
                  <w:sz w:val="20"/>
                  <w:szCs w:val="20"/>
                  <w:u w:val="single"/>
                </w:rPr>
                <w:t>https://www.iso.org/publication/PUB100011.html</w:t>
              </w:r>
            </w:hyperlink>
          </w:p>
        </w:tc>
        <w:tc>
          <w:tcPr>
            <w:tcW w:w="1442" w:type="dxa"/>
          </w:tcPr>
          <w:p w14:paraId="618FA884" w14:textId="77777777" w:rsidR="005F7DF0" w:rsidRDefault="005F7DF0" w:rsidP="005F7DF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B24962" w14:textId="77777777" w:rsidR="000B320D" w:rsidRDefault="000B320D" w:rsidP="005F7DF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BDE4DFC" w14:textId="77777777" w:rsidR="000B320D" w:rsidRDefault="000B320D" w:rsidP="005F7DF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4105B8D" w14:textId="0A8AF9E2" w:rsidR="000B320D" w:rsidRPr="00AD253E" w:rsidRDefault="000B320D" w:rsidP="000B320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hyperlink r:id="rId13" w:history="1">
              <w:r w:rsidRPr="00AD253E">
                <w:rPr>
                  <w:rStyle w:val="Hyperlink"/>
                  <w:rFonts w:ascii="Arial" w:hAnsi="Arial" w:cs="Arial"/>
                  <w:bCs/>
                  <w:sz w:val="20"/>
                  <w:szCs w:val="20"/>
                </w:rPr>
                <w:t>WG 3 N1049</w:t>
              </w:r>
            </w:hyperlink>
          </w:p>
          <w:p w14:paraId="32E1C3EA" w14:textId="77777777" w:rsidR="000B320D" w:rsidRPr="005F7DF0" w:rsidRDefault="000B320D" w:rsidP="005F7DF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650A8" w:rsidRPr="00C069CF" w14:paraId="77985B6B" w14:textId="77777777" w:rsidTr="00C71595">
        <w:trPr>
          <w:trHeight w:val="702"/>
        </w:trPr>
        <w:tc>
          <w:tcPr>
            <w:tcW w:w="7650" w:type="dxa"/>
          </w:tcPr>
          <w:p w14:paraId="05D98F66" w14:textId="77777777" w:rsidR="000650A8" w:rsidRPr="006C5963" w:rsidRDefault="000650A8" w:rsidP="000650A8">
            <w:pPr>
              <w:pStyle w:val="ListParagraph"/>
              <w:numPr>
                <w:ilvl w:val="0"/>
                <w:numId w:val="11"/>
              </w:numPr>
              <w:ind w:leftChars="0" w:left="315" w:hanging="315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Review of the last meeting report</w:t>
            </w:r>
          </w:p>
          <w:p w14:paraId="07A010E1" w14:textId="0E21E042" w:rsidR="000650A8" w:rsidRPr="00DA3338" w:rsidRDefault="000650A8" w:rsidP="000650A8">
            <w:pPr>
              <w:pStyle w:val="ListParagraph"/>
              <w:numPr>
                <w:ilvl w:val="1"/>
                <w:numId w:val="14"/>
              </w:numPr>
              <w:ind w:leftChars="0" w:left="598" w:hanging="283"/>
              <w:jc w:val="left"/>
              <w:rPr>
                <w:rFonts w:ascii="Arial" w:hAnsi="Arial" w:cs="Arial"/>
                <w:bCs/>
                <w:color w:val="0432FF"/>
                <w:sz w:val="20"/>
                <w:szCs w:val="20"/>
              </w:rPr>
            </w:pPr>
            <w:r w:rsidRPr="006C5963">
              <w:rPr>
                <w:rFonts w:ascii="Arial" w:hAnsi="Arial" w:cs="Arial"/>
                <w:bCs/>
                <w:color w:val="000000"/>
                <w:sz w:val="20"/>
                <w:szCs w:val="20"/>
              </w:rPr>
              <w:t>Meeting Report of 10822-2 on 2025-</w:t>
            </w:r>
            <w:r w:rsidR="00F80A14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11</w:t>
            </w:r>
            <w:r w:rsidRPr="006C5963">
              <w:rPr>
                <w:rFonts w:ascii="Arial" w:hAnsi="Arial" w:cs="Arial"/>
                <w:bCs/>
                <w:color w:val="000000"/>
                <w:sz w:val="20"/>
                <w:szCs w:val="20"/>
              </w:rPr>
              <w:t>-2</w:t>
            </w:r>
            <w:r w:rsidR="00F80A14">
              <w:rPr>
                <w:rFonts w:ascii="Arial" w:hAnsi="Arial" w:cs="Arial"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442" w:type="dxa"/>
          </w:tcPr>
          <w:p w14:paraId="0A5D3D4E" w14:textId="77777777" w:rsidR="000650A8" w:rsidRPr="009B43F5" w:rsidRDefault="000650A8" w:rsidP="000650A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2B43D17" w14:textId="6813688C" w:rsidR="000650A8" w:rsidRPr="009B43F5" w:rsidRDefault="00E221E2" w:rsidP="000650A8">
            <w:pPr>
              <w:rPr>
                <w:rFonts w:ascii="Arial" w:hAnsi="Arial" w:cs="Arial"/>
                <w:bCs/>
                <w:sz w:val="20"/>
                <w:szCs w:val="20"/>
              </w:rPr>
            </w:pPr>
            <w:hyperlink r:id="rId14" w:anchor="!/doc/cbbd7d96-e191-4792-acd5-73ebc3724efd" w:history="1">
              <w:r w:rsidRPr="009B43F5">
                <w:rPr>
                  <w:rStyle w:val="Hyperlink"/>
                  <w:rFonts w:ascii="Arial" w:eastAsiaTheme="minorEastAsia" w:hAnsi="Arial" w:cs="Arial"/>
                  <w:bCs/>
                  <w:sz w:val="20"/>
                  <w:szCs w:val="20"/>
                  <w:lang w:val="en-US"/>
                </w:rPr>
                <w:t>W</w:t>
              </w:r>
              <w:r w:rsidRPr="009B43F5">
                <w:rPr>
                  <w:rStyle w:val="Hyperlink"/>
                  <w:rFonts w:ascii="Arial" w:eastAsiaTheme="minorEastAsia" w:hAnsi="Arial" w:cs="Arial"/>
                  <w:bCs/>
                  <w:sz w:val="20"/>
                  <w:szCs w:val="20"/>
                  <w:lang w:val="en-US"/>
                </w:rPr>
                <w:t>G</w:t>
              </w:r>
              <w:r w:rsidRPr="009B43F5">
                <w:rPr>
                  <w:rStyle w:val="Hyperlink"/>
                  <w:rFonts w:ascii="Arial" w:eastAsiaTheme="minorEastAsia" w:hAnsi="Arial" w:cs="Arial"/>
                  <w:bCs/>
                  <w:sz w:val="20"/>
                  <w:szCs w:val="20"/>
                  <w:lang w:val="en-US"/>
                </w:rPr>
                <w:t xml:space="preserve"> 3 N1</w:t>
              </w:r>
              <w:r w:rsidRPr="009B43F5">
                <w:rPr>
                  <w:rStyle w:val="Hyperlink"/>
                  <w:rFonts w:ascii="Arial" w:hAnsi="Arial" w:cs="Arial"/>
                  <w:sz w:val="20"/>
                  <w:szCs w:val="20"/>
                </w:rPr>
                <w:t>6</w:t>
              </w:r>
              <w:r w:rsidR="009B43F5" w:rsidRPr="009B43F5">
                <w:rPr>
                  <w:rStyle w:val="Hyperlink"/>
                  <w:rFonts w:ascii="Arial" w:hAnsi="Arial" w:cs="Arial"/>
                  <w:sz w:val="20"/>
                  <w:szCs w:val="20"/>
                </w:rPr>
                <w:t>0</w:t>
              </w:r>
              <w:r w:rsidR="00046914">
                <w:rPr>
                  <w:rStyle w:val="Hyperlink"/>
                  <w:rFonts w:ascii="Arial" w:hAnsi="Arial" w:cs="Arial"/>
                  <w:sz w:val="20"/>
                  <w:szCs w:val="20"/>
                </w:rPr>
                <w:t>8</w:t>
              </w:r>
            </w:hyperlink>
          </w:p>
        </w:tc>
      </w:tr>
      <w:tr w:rsidR="00266FBA" w14:paraId="4960CFD3" w14:textId="77777777" w:rsidTr="00C71595">
        <w:trPr>
          <w:trHeight w:val="274"/>
        </w:trPr>
        <w:tc>
          <w:tcPr>
            <w:tcW w:w="7650" w:type="dxa"/>
          </w:tcPr>
          <w:p w14:paraId="39C40499" w14:textId="43676730" w:rsidR="00C71595" w:rsidRPr="00C71595" w:rsidRDefault="000B0CDC" w:rsidP="00C71595">
            <w:pPr>
              <w:pStyle w:val="ListParagraph"/>
              <w:numPr>
                <w:ilvl w:val="0"/>
                <w:numId w:val="11"/>
              </w:numPr>
              <w:ind w:leftChars="0" w:left="315" w:hanging="315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  <w:r w:rsidRPr="00C71595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Contributio</w:t>
            </w:r>
            <w:r w:rsidRPr="00C71595">
              <w:rPr>
                <w:rFonts w:ascii="Arial" w:hAnsi="Arial" w:cs="Arial"/>
                <w:b/>
                <w:color w:val="000000"/>
                <w:sz w:val="20"/>
                <w:szCs w:val="20"/>
              </w:rPr>
              <w:t>n</w:t>
            </w:r>
            <w:r w:rsidR="00C71595" w:rsidRPr="00C71595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 &amp; Discussion</w:t>
            </w:r>
          </w:p>
          <w:p w14:paraId="766BBD3C" w14:textId="7E59556B" w:rsidR="00926D34" w:rsidRPr="00560CD5" w:rsidRDefault="00400ECE" w:rsidP="001C661B">
            <w:pPr>
              <w:pStyle w:val="ListParagraph"/>
              <w:numPr>
                <w:ilvl w:val="1"/>
                <w:numId w:val="24"/>
              </w:numPr>
              <w:ind w:leftChars="0" w:left="1022" w:hanging="283"/>
              <w:rPr>
                <w:rFonts w:ascii="Arial" w:hAnsi="Arial" w:cs="Arial"/>
                <w:bCs/>
                <w:sz w:val="20"/>
                <w:szCs w:val="20"/>
              </w:rPr>
            </w:pPr>
            <w:r w:rsidRPr="00560CD5">
              <w:rPr>
                <w:rFonts w:ascii="Arial" w:hAnsi="Arial" w:cs="Arial"/>
                <w:bCs/>
                <w:sz w:val="20"/>
                <w:szCs w:val="20"/>
              </w:rPr>
              <w:t>Project Editor discussed the last meeeting report before the committee</w:t>
            </w:r>
            <w:r w:rsidR="00560CD5" w:rsidRPr="00560CD5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544FE9D2" w14:textId="3D28D573" w:rsidR="00560CD5" w:rsidRPr="00560CD5" w:rsidRDefault="00560CD5" w:rsidP="001C661B">
            <w:pPr>
              <w:pStyle w:val="ListParagraph"/>
              <w:numPr>
                <w:ilvl w:val="1"/>
                <w:numId w:val="24"/>
              </w:numPr>
              <w:ind w:leftChars="0" w:left="1022" w:hanging="283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560CD5">
              <w:rPr>
                <w:rFonts w:ascii="Arial" w:hAnsi="Arial" w:cs="Arial"/>
                <w:bCs/>
                <w:sz w:val="20"/>
                <w:szCs w:val="20"/>
              </w:rPr>
              <w:t xml:space="preserve">Project Editor </w:t>
            </w:r>
            <w:r>
              <w:rPr>
                <w:rFonts w:ascii="Arial" w:hAnsi="Arial" w:cs="Arial"/>
                <w:bCs/>
                <w:sz w:val="20"/>
                <w:szCs w:val="20"/>
              </w:rPr>
              <w:t>highlighted since the last meeting and contributions done on November 2025, no comments or contributions were made from the experts.</w:t>
            </w:r>
          </w:p>
          <w:p w14:paraId="66A71834" w14:textId="2CD0ABC0" w:rsidR="005B4FDF" w:rsidRDefault="00560CD5" w:rsidP="005B4FDF">
            <w:pPr>
              <w:pStyle w:val="ListParagraph"/>
              <w:numPr>
                <w:ilvl w:val="1"/>
                <w:numId w:val="24"/>
              </w:numPr>
              <w:ind w:leftChars="0" w:left="1022" w:hanging="283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The conversion of word document to OSD is pending with ISO since 8th December 2025</w:t>
            </w:r>
            <w:r w:rsidR="006C6CE3">
              <w:rPr>
                <w:rFonts w:ascii="Arial" w:hAnsi="Arial" w:cs="Arial"/>
                <w:bCs/>
                <w:color w:val="000000"/>
                <w:sz w:val="20"/>
                <w:szCs w:val="20"/>
              </w:rPr>
              <w:t>, way more than 2 weeks deadline since it was submitted on 8th December 2025.</w:t>
            </w:r>
          </w:p>
          <w:p w14:paraId="25CD3D44" w14:textId="2B4BC8B6" w:rsidR="005B4FDF" w:rsidRDefault="005B4FDF" w:rsidP="005B4FDF">
            <w:pPr>
              <w:pStyle w:val="ListParagraph"/>
              <w:numPr>
                <w:ilvl w:val="1"/>
                <w:numId w:val="24"/>
              </w:numPr>
              <w:ind w:leftChars="0" w:left="1022" w:hanging="283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Project Editor highlighted the working draft is now at a stage which needs to be reviewed</w:t>
            </w:r>
            <w:r w:rsidR="00527691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and experts has to comment on it.</w:t>
            </w:r>
          </w:p>
          <w:p w14:paraId="329DEDD1" w14:textId="5FAE7AD0" w:rsidR="00907697" w:rsidRDefault="00907697" w:rsidP="005B4FDF">
            <w:pPr>
              <w:pStyle w:val="ListParagraph"/>
              <w:numPr>
                <w:ilvl w:val="1"/>
                <w:numId w:val="24"/>
              </w:numPr>
              <w:ind w:leftChars="0" w:left="1022" w:hanging="283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Bill have suggested to have provide a deadline to SC38/WG3 experts to</w:t>
            </w:r>
            <w:r w:rsidR="00486962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review the current WD and</w:t>
            </w:r>
            <w:r w:rsidR="00486962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comment on the same</w:t>
            </w:r>
          </w:p>
          <w:p w14:paraId="156D205A" w14:textId="7F16889A" w:rsidR="00527691" w:rsidRDefault="00527691" w:rsidP="005B4FDF">
            <w:pPr>
              <w:pStyle w:val="ListParagraph"/>
              <w:numPr>
                <w:ilvl w:val="1"/>
                <w:numId w:val="24"/>
              </w:numPr>
              <w:ind w:leftChars="0" w:left="1022" w:hanging="283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Don suggested to have the document reviewed by SC27 </w:t>
            </w:r>
            <w:r w:rsidR="00907697">
              <w:rPr>
                <w:rFonts w:ascii="Arial" w:hAnsi="Arial" w:cs="Arial"/>
                <w:bCs/>
                <w:color w:val="000000"/>
                <w:sz w:val="20"/>
                <w:szCs w:val="20"/>
              </w:rPr>
              <w:t>working group, specifically with experts associated with ISO/IEC 24760.</w:t>
            </w:r>
          </w:p>
          <w:p w14:paraId="6732B1DB" w14:textId="25D4C0A8" w:rsidR="00511152" w:rsidRPr="005B4FDF" w:rsidRDefault="00511152" w:rsidP="005B4FDF">
            <w:pPr>
              <w:pStyle w:val="ListParagraph"/>
              <w:numPr>
                <w:ilvl w:val="1"/>
                <w:numId w:val="24"/>
              </w:numPr>
              <w:ind w:leftChars="0" w:left="1022" w:hanging="283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Project Editor have </w:t>
            </w:r>
            <w:r w:rsidR="000C6FA5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added the </w:t>
            </w: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literature to explain the multi-cloud identity </w:t>
            </w: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lastRenderedPageBreak/>
              <w:t xml:space="preserve">management use case model </w:t>
            </w:r>
            <w:r w:rsidR="00F567E0">
              <w:rPr>
                <w:rFonts w:ascii="Arial" w:hAnsi="Arial" w:cs="Arial"/>
                <w:bCs/>
                <w:color w:val="000000"/>
                <w:sz w:val="20"/>
                <w:szCs w:val="20"/>
              </w:rPr>
              <w:t>flow which was added in Appendix B as the latest update before the last meeting(25-Nov</w:t>
            </w:r>
            <w:r w:rsidR="000C6FA5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ember-2025). However, the document conversion to OSD is pending, it was </w:t>
            </w:r>
            <w:r w:rsidR="00AE23A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not available for the experts review.</w:t>
            </w:r>
          </w:p>
          <w:p w14:paraId="080CD678" w14:textId="6EF9D017" w:rsidR="004F1D29" w:rsidRPr="003D5F8E" w:rsidRDefault="00082B28" w:rsidP="003D5F8E">
            <w:pPr>
              <w:pStyle w:val="ListParagraph"/>
              <w:numPr>
                <w:ilvl w:val="0"/>
                <w:numId w:val="28"/>
              </w:numPr>
              <w:ind w:leftChars="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3D5F8E">
              <w:rPr>
                <w:rFonts w:ascii="Arial" w:hAnsi="Arial" w:cs="Arial"/>
                <w:bCs/>
                <w:color w:val="000000"/>
                <w:sz w:val="20"/>
                <w:szCs w:val="20"/>
              </w:rPr>
              <w:t>Discussion for the next step</w:t>
            </w:r>
            <w:r w:rsidR="00043401" w:rsidRPr="003D5F8E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</w:t>
            </w:r>
          </w:p>
          <w:p w14:paraId="76A22F26" w14:textId="4AD3B6E9" w:rsidR="00E02170" w:rsidRPr="00AE23AA" w:rsidRDefault="00486962" w:rsidP="00E02170">
            <w:pPr>
              <w:pStyle w:val="ListParagraph"/>
              <w:numPr>
                <w:ilvl w:val="1"/>
                <w:numId w:val="24"/>
              </w:numPr>
              <w:ind w:leftChars="0" w:left="1022" w:hanging="283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Convenor Dr Lee will </w:t>
            </w:r>
            <w:r w:rsidR="00511152">
              <w:rPr>
                <w:rFonts w:ascii="Arial" w:hAnsi="Arial" w:cs="Arial"/>
                <w:bCs/>
                <w:sz w:val="20"/>
                <w:szCs w:val="20"/>
              </w:rPr>
              <w:t xml:space="preserve">provide a dealine to </w:t>
            </w:r>
            <w:r w:rsidR="00AE23AA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SC38/WG3 </w:t>
            </w:r>
            <w:r w:rsidR="00AE23AA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to </w:t>
            </w:r>
            <w:r w:rsidR="00ED4115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send their contributions and comments on </w:t>
            </w:r>
            <w:r w:rsidR="00AE23AA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current WD </w:t>
            </w:r>
            <w:r w:rsidR="00AE23AA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18th February 202</w:t>
            </w:r>
            <w:r w:rsidR="00B60A65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</w:t>
            </w:r>
            <w:r w:rsidR="00ED4115">
              <w:rPr>
                <w:rFonts w:ascii="Arial" w:hAnsi="Arial" w:cs="Arial"/>
                <w:bCs/>
                <w:color w:val="000000"/>
                <w:sz w:val="20"/>
                <w:szCs w:val="20"/>
              </w:rPr>
              <w:t>.</w:t>
            </w:r>
          </w:p>
          <w:p w14:paraId="31B47010" w14:textId="391573D2" w:rsidR="00AE23AA" w:rsidRPr="009D3535" w:rsidRDefault="00AE23AA" w:rsidP="00E02170">
            <w:pPr>
              <w:pStyle w:val="ListParagraph"/>
              <w:numPr>
                <w:ilvl w:val="1"/>
                <w:numId w:val="24"/>
              </w:numPr>
              <w:ind w:leftChars="0" w:left="1022" w:hanging="283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In the interest of the </w:t>
            </w:r>
            <w:r w:rsidR="00B60A65">
              <w:rPr>
                <w:rFonts w:ascii="Arial" w:hAnsi="Arial" w:cs="Arial"/>
                <w:bCs/>
                <w:sz w:val="20"/>
                <w:szCs w:val="20"/>
              </w:rPr>
              <w:t>project progress it was decided to have a meeting for 10822-2 on 25th February 2026 at 13:00 UTC to review the comments and contributions</w:t>
            </w:r>
            <w:r w:rsidR="00436306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2AF7FD53" w14:textId="3ECD541D" w:rsidR="004D062B" w:rsidRPr="000909CC" w:rsidRDefault="00436306" w:rsidP="000909CC">
            <w:pPr>
              <w:pStyle w:val="ListParagraph"/>
              <w:numPr>
                <w:ilvl w:val="1"/>
                <w:numId w:val="24"/>
              </w:numPr>
              <w:ind w:leftChars="0" w:left="1022" w:hanging="283"/>
              <w:rPr>
                <w:rFonts w:ascii="Arial" w:hAnsi="Arial" w:cs="Arial"/>
                <w:bCs/>
                <w:sz w:val="20"/>
                <w:szCs w:val="20"/>
              </w:rPr>
            </w:pPr>
            <w:r w:rsidRPr="000909CC">
              <w:rPr>
                <w:rFonts w:ascii="Arial" w:hAnsi="Arial" w:cs="Arial"/>
                <w:bCs/>
                <w:sz w:val="20"/>
                <w:szCs w:val="20"/>
              </w:rPr>
              <w:t xml:space="preserve">It was decided SC27 experts associated with </w:t>
            </w:r>
            <w:r w:rsidR="00CB5920" w:rsidRPr="000909CC">
              <w:rPr>
                <w:rFonts w:ascii="Arial" w:hAnsi="Arial" w:cs="Arial"/>
                <w:bCs/>
                <w:sz w:val="20"/>
                <w:szCs w:val="20"/>
              </w:rPr>
              <w:t>ISO/IEC 24760</w:t>
            </w:r>
            <w:r w:rsidR="00CB5920" w:rsidRPr="000909CC">
              <w:rPr>
                <w:rFonts w:ascii="Arial" w:hAnsi="Arial" w:cs="Arial"/>
                <w:bCs/>
                <w:sz w:val="20"/>
                <w:szCs w:val="20"/>
              </w:rPr>
              <w:t xml:space="preserve"> series will be engaged for review of the document once the OSD version is available either through </w:t>
            </w:r>
            <w:r w:rsidR="000909CC" w:rsidRPr="000909CC">
              <w:rPr>
                <w:rFonts w:ascii="Arial" w:hAnsi="Arial" w:cs="Arial"/>
                <w:bCs/>
                <w:sz w:val="20"/>
                <w:szCs w:val="20"/>
              </w:rPr>
              <w:t>CM Bill Ash or the Liason Mark SV.</w:t>
            </w:r>
          </w:p>
        </w:tc>
        <w:tc>
          <w:tcPr>
            <w:tcW w:w="1442" w:type="dxa"/>
          </w:tcPr>
          <w:p w14:paraId="4968A2A7" w14:textId="77777777" w:rsidR="00DF763F" w:rsidRPr="004422F8" w:rsidRDefault="00DF763F" w:rsidP="00DF763F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07CB6DF" w14:textId="17F4A337" w:rsidR="00325C0E" w:rsidRDefault="00866CF9" w:rsidP="00817F7D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  <w:hyperlink r:id="rId15" w:anchor="!/browse/iso/iso-iec-jtc-1/iso-iec-jtc-1-sc-38/iso-iec-jtc-1-sc-38-wg-3/library/5/3rd%20Working%20Draft%20of%20108" w:history="1">
              <w:r w:rsidR="001E29D6" w:rsidRPr="00866CF9">
                <w:rPr>
                  <w:rStyle w:val="Hyperlink"/>
                  <w:rFonts w:ascii="Arial" w:hAnsi="Arial" w:cs="Arial"/>
                  <w:bCs/>
                  <w:sz w:val="20"/>
                  <w:szCs w:val="20"/>
                  <w:lang w:val="en-US"/>
                </w:rPr>
                <w:t>WG3 N1604</w:t>
              </w:r>
            </w:hyperlink>
          </w:p>
          <w:p w14:paraId="0A6AF3C5" w14:textId="77777777" w:rsidR="00325C0E" w:rsidRDefault="00325C0E" w:rsidP="00817F7D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</w:p>
          <w:p w14:paraId="2DF5FAC6" w14:textId="77777777" w:rsidR="00325C0E" w:rsidRDefault="00325C0E" w:rsidP="00817F7D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</w:p>
          <w:p w14:paraId="7C8FCEF2" w14:textId="77777777" w:rsidR="00325C0E" w:rsidRDefault="00325C0E" w:rsidP="00817F7D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</w:p>
          <w:p w14:paraId="751C4D81" w14:textId="77777777" w:rsidR="00325C0E" w:rsidRDefault="00325C0E" w:rsidP="00817F7D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</w:p>
          <w:p w14:paraId="0E9A470C" w14:textId="77777777" w:rsidR="00325C0E" w:rsidRDefault="00325C0E" w:rsidP="00817F7D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</w:p>
          <w:p w14:paraId="6EE00E01" w14:textId="77777777" w:rsidR="00325C0E" w:rsidRDefault="00325C0E" w:rsidP="00817F7D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</w:p>
          <w:p w14:paraId="4A30967B" w14:textId="77777777" w:rsidR="00325C0E" w:rsidRDefault="00325C0E" w:rsidP="00817F7D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</w:p>
          <w:p w14:paraId="232BB331" w14:textId="79DAC9C5" w:rsidR="00325C0E" w:rsidRDefault="00325C0E" w:rsidP="00817F7D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</w:p>
          <w:p w14:paraId="597B9269" w14:textId="74ACAC1E" w:rsidR="00635CD7" w:rsidRDefault="00635CD7" w:rsidP="00817F7D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</w:p>
          <w:p w14:paraId="1F540345" w14:textId="750E3805" w:rsidR="00635CD7" w:rsidRDefault="00635CD7" w:rsidP="00817F7D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</w:p>
          <w:p w14:paraId="3D87FC5F" w14:textId="24E99936" w:rsidR="00635CD7" w:rsidRDefault="00635CD7" w:rsidP="00817F7D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</w:p>
          <w:p w14:paraId="30A77825" w14:textId="23B900E1" w:rsidR="00635CD7" w:rsidRDefault="00635CD7" w:rsidP="00817F7D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</w:p>
          <w:p w14:paraId="0B637EA0" w14:textId="02FD6D29" w:rsidR="00635CD7" w:rsidRDefault="00635CD7" w:rsidP="00817F7D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</w:p>
          <w:p w14:paraId="4F5177BD" w14:textId="036B7032" w:rsidR="00635CD7" w:rsidRDefault="00635CD7" w:rsidP="00817F7D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</w:p>
          <w:p w14:paraId="4BBBF32C" w14:textId="046CC3FE" w:rsidR="00635CD7" w:rsidRDefault="00635CD7" w:rsidP="00817F7D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</w:p>
          <w:p w14:paraId="5BA7950E" w14:textId="470E1340" w:rsidR="00635CD7" w:rsidRDefault="00635CD7" w:rsidP="00817F7D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</w:p>
          <w:p w14:paraId="02055DF0" w14:textId="22F171F1" w:rsidR="00635CD7" w:rsidRDefault="00635CD7" w:rsidP="00817F7D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</w:p>
          <w:p w14:paraId="23ACF569" w14:textId="3D4F72DE" w:rsidR="00635CD7" w:rsidRDefault="00635CD7" w:rsidP="00817F7D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</w:p>
          <w:p w14:paraId="2BF6918E" w14:textId="2D3AC56F" w:rsidR="00635CD7" w:rsidRDefault="00635CD7" w:rsidP="00817F7D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</w:p>
          <w:p w14:paraId="42B50CCA" w14:textId="36B87694" w:rsidR="00635CD7" w:rsidRDefault="00635CD7" w:rsidP="00817F7D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</w:p>
          <w:p w14:paraId="7AC0584B" w14:textId="40083D51" w:rsidR="004A4255" w:rsidRDefault="004A4255" w:rsidP="00635CD7">
            <w:pPr>
              <w:rPr>
                <w:rFonts w:ascii="Arial" w:hAnsi="Arial" w:cs="Arial"/>
                <w:bCs/>
                <w:color w:val="0000FF"/>
                <w:sz w:val="20"/>
                <w:szCs w:val="20"/>
                <w:u w:val="single"/>
              </w:rPr>
            </w:pPr>
          </w:p>
          <w:p w14:paraId="06BE30BF" w14:textId="46405491" w:rsidR="00325C0E" w:rsidRPr="00325C0E" w:rsidRDefault="00325C0E" w:rsidP="006F179B">
            <w:pPr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</w:p>
        </w:tc>
      </w:tr>
      <w:tr w:rsidR="00266FBA" w14:paraId="1006E500" w14:textId="77777777" w:rsidTr="00C71595">
        <w:trPr>
          <w:trHeight w:val="444"/>
        </w:trPr>
        <w:tc>
          <w:tcPr>
            <w:tcW w:w="7650" w:type="dxa"/>
          </w:tcPr>
          <w:p w14:paraId="2211B396" w14:textId="5E0BEFCD" w:rsidR="00266FBA" w:rsidRPr="00C71595" w:rsidRDefault="00D059AF" w:rsidP="00C71595">
            <w:pPr>
              <w:pStyle w:val="ListParagraph"/>
              <w:numPr>
                <w:ilvl w:val="0"/>
                <w:numId w:val="23"/>
              </w:numPr>
              <w:ind w:leftChars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C71595">
              <w:rPr>
                <w:rFonts w:ascii="Arial" w:eastAsia="Malgun Gothic" w:hAnsi="Arial" w:cs="Arial"/>
                <w:b/>
                <w:sz w:val="20"/>
                <w:szCs w:val="20"/>
              </w:rPr>
              <w:lastRenderedPageBreak/>
              <w:t>Any other business</w:t>
            </w:r>
          </w:p>
        </w:tc>
        <w:tc>
          <w:tcPr>
            <w:tcW w:w="1442" w:type="dxa"/>
          </w:tcPr>
          <w:p w14:paraId="1C23447B" w14:textId="77777777" w:rsidR="00266FBA" w:rsidRPr="005F7DF0" w:rsidRDefault="00266FBA" w:rsidP="00266FB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66FBA" w14:paraId="7A707A9F" w14:textId="77777777" w:rsidTr="00C71595">
        <w:trPr>
          <w:trHeight w:val="429"/>
        </w:trPr>
        <w:tc>
          <w:tcPr>
            <w:tcW w:w="7650" w:type="dxa"/>
          </w:tcPr>
          <w:p w14:paraId="51D326EB" w14:textId="77777777" w:rsidR="00266FBA" w:rsidRPr="00C71595" w:rsidRDefault="00D059AF" w:rsidP="00C71595">
            <w:pPr>
              <w:pStyle w:val="ListParagraph"/>
              <w:numPr>
                <w:ilvl w:val="0"/>
                <w:numId w:val="23"/>
              </w:numPr>
              <w:ind w:leftChars="0"/>
              <w:rPr>
                <w:rFonts w:ascii="Arial" w:eastAsia="Malgun Gothic" w:hAnsi="Arial" w:cs="Arial"/>
                <w:b/>
                <w:sz w:val="20"/>
                <w:szCs w:val="20"/>
              </w:rPr>
            </w:pPr>
            <w:r w:rsidRPr="00C71595">
              <w:rPr>
                <w:rFonts w:ascii="Arial" w:eastAsia="Malgun Gothic" w:hAnsi="Arial" w:cs="Arial"/>
                <w:b/>
                <w:sz w:val="20"/>
                <w:szCs w:val="20"/>
              </w:rPr>
              <w:t>Next meeting</w:t>
            </w:r>
          </w:p>
          <w:p w14:paraId="738BDAF5" w14:textId="1D20F0CF" w:rsidR="007F57DE" w:rsidRPr="007F57DE" w:rsidRDefault="007F57DE" w:rsidP="007F57DE">
            <w:pPr>
              <w:pStyle w:val="ListParagraph"/>
              <w:numPr>
                <w:ilvl w:val="1"/>
                <w:numId w:val="23"/>
              </w:numPr>
              <w:ind w:leftChars="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CF31B7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10822-2 #</w:t>
            </w:r>
            <w:r w:rsidR="000909CC">
              <w:rPr>
                <w:rFonts w:ascii="Arial" w:hAnsi="Arial" w:cs="Arial"/>
                <w:bCs/>
                <w:color w:val="000000"/>
                <w:sz w:val="20"/>
                <w:szCs w:val="20"/>
              </w:rPr>
              <w:t>9</w:t>
            </w:r>
            <w:r w:rsidRPr="00CF31B7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, </w:t>
            </w:r>
            <w:r w:rsidR="000909CC">
              <w:rPr>
                <w:rFonts w:ascii="Arial" w:hAnsi="Arial" w:cs="Arial"/>
                <w:bCs/>
                <w:color w:val="000000"/>
                <w:sz w:val="20"/>
                <w:szCs w:val="20"/>
              </w:rPr>
              <w:t>25</w:t>
            </w:r>
            <w:r w:rsidRPr="00CF31B7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</w:t>
            </w:r>
            <w:r w:rsidR="000909CC">
              <w:rPr>
                <w:rFonts w:ascii="Arial" w:hAnsi="Arial" w:cs="Arial"/>
                <w:bCs/>
                <w:color w:val="000000"/>
                <w:sz w:val="20"/>
                <w:szCs w:val="20"/>
              </w:rPr>
              <w:t>Febraury</w:t>
            </w:r>
            <w:r w:rsidRPr="00CF31B7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202</w:t>
            </w:r>
            <w:r w:rsidR="000909CC">
              <w:rPr>
                <w:rFonts w:ascii="Arial" w:hAnsi="Arial" w:cs="Arial"/>
                <w:bCs/>
                <w:color w:val="000000"/>
                <w:sz w:val="20"/>
                <w:szCs w:val="20"/>
              </w:rPr>
              <w:t>6</w:t>
            </w:r>
            <w:r w:rsidRPr="00CF31B7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</w:t>
            </w:r>
            <w:r w:rsidR="006058D7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13</w:t>
            </w:r>
            <w:r w:rsidRPr="00CF31B7">
              <w:rPr>
                <w:rFonts w:ascii="Arial" w:hAnsi="Arial" w:cs="Arial"/>
                <w:bCs/>
                <w:color w:val="000000"/>
                <w:sz w:val="20"/>
                <w:szCs w:val="20"/>
              </w:rPr>
              <w:t>00-</w:t>
            </w:r>
            <w:r w:rsidR="006058D7">
              <w:rPr>
                <w:rFonts w:ascii="Arial" w:hAnsi="Arial" w:cs="Arial"/>
                <w:bCs/>
                <w:color w:val="000000"/>
                <w:sz w:val="20"/>
                <w:szCs w:val="20"/>
              </w:rPr>
              <w:t>15</w:t>
            </w:r>
            <w:r w:rsidRPr="00CF31B7">
              <w:rPr>
                <w:rFonts w:ascii="Arial" w:hAnsi="Arial" w:cs="Arial"/>
                <w:bCs/>
                <w:color w:val="000000"/>
                <w:sz w:val="20"/>
                <w:szCs w:val="20"/>
              </w:rPr>
              <w:t>00 UTC</w:t>
            </w:r>
          </w:p>
        </w:tc>
        <w:tc>
          <w:tcPr>
            <w:tcW w:w="1442" w:type="dxa"/>
          </w:tcPr>
          <w:p w14:paraId="575BDE6A" w14:textId="2AA87853" w:rsidR="00266FBA" w:rsidRPr="005F7DF0" w:rsidRDefault="00021C9B" w:rsidP="00266FB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D059AF" w14:paraId="021A0102" w14:textId="77777777" w:rsidTr="00C71595">
        <w:trPr>
          <w:trHeight w:val="429"/>
        </w:trPr>
        <w:tc>
          <w:tcPr>
            <w:tcW w:w="7650" w:type="dxa"/>
            <w:vAlign w:val="center"/>
          </w:tcPr>
          <w:p w14:paraId="172E0539" w14:textId="2E915EDE" w:rsidR="00D059AF" w:rsidRPr="00C71595" w:rsidRDefault="00D059AF" w:rsidP="00C71595">
            <w:pPr>
              <w:pStyle w:val="ListParagraph"/>
              <w:numPr>
                <w:ilvl w:val="0"/>
                <w:numId w:val="23"/>
              </w:numPr>
              <w:ind w:leftChars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C71595">
              <w:rPr>
                <w:rFonts w:ascii="Arial" w:hAnsi="Arial" w:cs="Arial"/>
                <w:b/>
                <w:color w:val="000000"/>
                <w:sz w:val="20"/>
                <w:szCs w:val="20"/>
              </w:rPr>
              <w:t>Close of meeting</w:t>
            </w:r>
          </w:p>
        </w:tc>
        <w:tc>
          <w:tcPr>
            <w:tcW w:w="1442" w:type="dxa"/>
          </w:tcPr>
          <w:p w14:paraId="5B8B17B9" w14:textId="77777777" w:rsidR="00D059AF" w:rsidRPr="005F7DF0" w:rsidRDefault="00D059AF" w:rsidP="00D059A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40FED4B" w14:textId="039F4E04" w:rsidR="00DA3338" w:rsidRDefault="00DA3338" w:rsidP="00924356">
      <w:pPr>
        <w:rPr>
          <w:rFonts w:ascii="Arial" w:eastAsia="Malgun Gothic" w:hAnsi="Arial" w:cs="Arial"/>
          <w:b/>
          <w:sz w:val="22"/>
        </w:rPr>
      </w:pPr>
    </w:p>
    <w:sectPr w:rsidR="00DA3338" w:rsidSect="0048139D">
      <w:footerReference w:type="default" r:id="rId16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3ACCB" w14:textId="77777777" w:rsidR="008B7A4F" w:rsidRDefault="008B7A4F" w:rsidP="00EA3A94">
      <w:r>
        <w:separator/>
      </w:r>
    </w:p>
  </w:endnote>
  <w:endnote w:type="continuationSeparator" w:id="0">
    <w:p w14:paraId="3B6E6821" w14:textId="77777777" w:rsidR="008B7A4F" w:rsidRDefault="008B7A4F" w:rsidP="00EA3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0164704"/>
      <w:docPartObj>
        <w:docPartGallery w:val="Page Numbers (Bottom of Page)"/>
        <w:docPartUnique/>
      </w:docPartObj>
    </w:sdtPr>
    <w:sdtContent>
      <w:p w14:paraId="6506B046" w14:textId="2DF2A5A4" w:rsidR="00914583" w:rsidRDefault="0091458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38F7" w:rsidRPr="008A38F7">
          <w:rPr>
            <w:noProof/>
            <w:lang w:val="ko-KR" w:eastAsia="ko-KR"/>
          </w:rPr>
          <w:t>2</w:t>
        </w:r>
        <w:r>
          <w:rPr>
            <w:noProof/>
            <w:lang w:val="ko-KR" w:eastAsia="ko-KR"/>
          </w:rPr>
          <w:fldChar w:fldCharType="end"/>
        </w:r>
      </w:p>
    </w:sdtContent>
  </w:sdt>
  <w:p w14:paraId="6506B047" w14:textId="77777777" w:rsidR="00914583" w:rsidRDefault="009145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F5762" w14:textId="77777777" w:rsidR="008B7A4F" w:rsidRDefault="008B7A4F" w:rsidP="00EA3A94">
      <w:r>
        <w:separator/>
      </w:r>
    </w:p>
  </w:footnote>
  <w:footnote w:type="continuationSeparator" w:id="0">
    <w:p w14:paraId="5D8CB16E" w14:textId="77777777" w:rsidR="008B7A4F" w:rsidRDefault="008B7A4F" w:rsidP="00EA3A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2426"/>
    <w:multiLevelType w:val="multilevel"/>
    <w:tmpl w:val="16761F60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" w15:restartNumberingAfterBreak="0">
    <w:nsid w:val="04432F3B"/>
    <w:multiLevelType w:val="hybridMultilevel"/>
    <w:tmpl w:val="6BD2DB94"/>
    <w:lvl w:ilvl="0" w:tplc="61568F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868EA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7E9A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29AB9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408C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F211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8C15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4444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28E1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E36CF"/>
    <w:multiLevelType w:val="multilevel"/>
    <w:tmpl w:val="5382185E"/>
    <w:styleLink w:val="CurrentList1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  <w:b w:val="0"/>
      </w:rPr>
    </w:lvl>
    <w:lvl w:ilvl="2">
      <w:start w:val="1"/>
      <w:numFmt w:val="bullet"/>
      <w:lvlText w:val=""/>
      <w:lvlJc w:val="left"/>
      <w:pPr>
        <w:ind w:left="1251" w:hanging="40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3" w15:restartNumberingAfterBreak="0">
    <w:nsid w:val="0E114A65"/>
    <w:multiLevelType w:val="hybridMultilevel"/>
    <w:tmpl w:val="7AC2002A"/>
    <w:lvl w:ilvl="0" w:tplc="B724826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867CE73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A8AEE2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50A72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8118D2F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837A76F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7702D2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C0199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99EEDF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61B2A"/>
    <w:multiLevelType w:val="hybridMultilevel"/>
    <w:tmpl w:val="B8089EA4"/>
    <w:lvl w:ilvl="0" w:tplc="EDCC5C8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0FF01682"/>
    <w:multiLevelType w:val="hybridMultilevel"/>
    <w:tmpl w:val="5E2AE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061CF"/>
    <w:multiLevelType w:val="hybridMultilevel"/>
    <w:tmpl w:val="5BFE71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F078D"/>
    <w:multiLevelType w:val="multilevel"/>
    <w:tmpl w:val="9D9E41EE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b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211" w:hanging="360"/>
      </w:pPr>
      <w:rPr>
        <w:rFonts w:ascii="Courier New" w:hAnsi="Courier New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8" w15:restartNumberingAfterBreak="0">
    <w:nsid w:val="262229E3"/>
    <w:multiLevelType w:val="hybridMultilevel"/>
    <w:tmpl w:val="2CD69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490A7E"/>
    <w:multiLevelType w:val="hybridMultilevel"/>
    <w:tmpl w:val="DC647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240294"/>
    <w:multiLevelType w:val="hybridMultilevel"/>
    <w:tmpl w:val="40822D2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5E43A57"/>
    <w:multiLevelType w:val="hybridMultilevel"/>
    <w:tmpl w:val="D2686D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7504F3"/>
    <w:multiLevelType w:val="hybridMultilevel"/>
    <w:tmpl w:val="1F2C3AA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3" w15:restartNumberingAfterBreak="0">
    <w:nsid w:val="414709ED"/>
    <w:multiLevelType w:val="hybridMultilevel"/>
    <w:tmpl w:val="D2686D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0E45E3"/>
    <w:multiLevelType w:val="hybridMultilevel"/>
    <w:tmpl w:val="A282CC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525C34"/>
    <w:multiLevelType w:val="hybridMultilevel"/>
    <w:tmpl w:val="1CCE6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2522B8"/>
    <w:multiLevelType w:val="hybridMultilevel"/>
    <w:tmpl w:val="64047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DE7B24"/>
    <w:multiLevelType w:val="hybridMultilevel"/>
    <w:tmpl w:val="D5E4115E"/>
    <w:lvl w:ilvl="0" w:tplc="39A831A8">
      <w:start w:val="1"/>
      <w:numFmt w:val="bullet"/>
      <w:lvlText w:val=""/>
      <w:lvlJc w:val="left"/>
      <w:pPr>
        <w:ind w:left="800" w:hanging="400"/>
      </w:pPr>
      <w:rPr>
        <w:rFonts w:ascii="Wingdings 2" w:eastAsia="Malgun Gothic" w:hAnsi="Wingdings 2" w:cstheme="minorHAns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BD851AD"/>
    <w:multiLevelType w:val="hybridMultilevel"/>
    <w:tmpl w:val="50764B6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FA5ED8">
      <w:start w:val="1"/>
      <w:numFmt w:val="bullet"/>
      <w:lvlText w:val="—"/>
      <w:lvlJc w:val="left"/>
      <w:pPr>
        <w:ind w:left="1440" w:hanging="360"/>
      </w:pPr>
      <w:rPr>
        <w:rFonts w:ascii="Calibri" w:hAnsi="Calibri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612D58"/>
    <w:multiLevelType w:val="multilevel"/>
    <w:tmpl w:val="5382185E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  <w:b w:val="0"/>
      </w:rPr>
    </w:lvl>
    <w:lvl w:ilvl="2">
      <w:start w:val="1"/>
      <w:numFmt w:val="bullet"/>
      <w:lvlText w:val=""/>
      <w:lvlJc w:val="left"/>
      <w:pPr>
        <w:ind w:left="1251" w:hanging="40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0" w15:restartNumberingAfterBreak="0">
    <w:nsid w:val="61F71044"/>
    <w:multiLevelType w:val="multilevel"/>
    <w:tmpl w:val="CD3AE5AA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b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"/>
      <w:lvlJc w:val="left"/>
      <w:pPr>
        <w:ind w:left="1251" w:hanging="40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1" w15:restartNumberingAfterBreak="0">
    <w:nsid w:val="624257AD"/>
    <w:multiLevelType w:val="hybridMultilevel"/>
    <w:tmpl w:val="A22E698C"/>
    <w:lvl w:ilvl="0" w:tplc="C70A66E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647D5D79"/>
    <w:multiLevelType w:val="multilevel"/>
    <w:tmpl w:val="CD3AE5AA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b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"/>
      <w:lvlJc w:val="left"/>
      <w:pPr>
        <w:ind w:left="1251" w:hanging="40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3" w15:restartNumberingAfterBreak="0">
    <w:nsid w:val="6D21564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4" w15:restartNumberingAfterBreak="0">
    <w:nsid w:val="6DF510C7"/>
    <w:multiLevelType w:val="multilevel"/>
    <w:tmpl w:val="31C007F2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b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"/>
      <w:lvlJc w:val="left"/>
      <w:pPr>
        <w:ind w:left="1251" w:hanging="40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5" w15:restartNumberingAfterBreak="0">
    <w:nsid w:val="71951FB7"/>
    <w:multiLevelType w:val="hybridMultilevel"/>
    <w:tmpl w:val="85B26C40"/>
    <w:lvl w:ilvl="0" w:tplc="39A831A8">
      <w:start w:val="1"/>
      <w:numFmt w:val="bullet"/>
      <w:lvlText w:val=""/>
      <w:lvlJc w:val="left"/>
      <w:pPr>
        <w:ind w:left="760" w:hanging="360"/>
      </w:pPr>
      <w:rPr>
        <w:rFonts w:ascii="Wingdings 2" w:eastAsia="Malgun Gothic" w:hAnsi="Wingdings 2" w:cstheme="minorHAns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9AD288C"/>
    <w:multiLevelType w:val="multilevel"/>
    <w:tmpl w:val="95869A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"/>
      <w:lvlJc w:val="left"/>
      <w:pPr>
        <w:ind w:left="1251" w:hanging="40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7" w15:restartNumberingAfterBreak="0">
    <w:nsid w:val="7B0379B3"/>
    <w:multiLevelType w:val="hybridMultilevel"/>
    <w:tmpl w:val="1B90E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101678">
    <w:abstractNumId w:val="19"/>
  </w:num>
  <w:num w:numId="2" w16cid:durableId="586115924">
    <w:abstractNumId w:val="5"/>
  </w:num>
  <w:num w:numId="3" w16cid:durableId="495069312">
    <w:abstractNumId w:val="25"/>
  </w:num>
  <w:num w:numId="4" w16cid:durableId="1408923064">
    <w:abstractNumId w:val="0"/>
  </w:num>
  <w:num w:numId="5" w16cid:durableId="704016641">
    <w:abstractNumId w:val="17"/>
  </w:num>
  <w:num w:numId="6" w16cid:durableId="549348023">
    <w:abstractNumId w:val="23"/>
  </w:num>
  <w:num w:numId="7" w16cid:durableId="1727490600">
    <w:abstractNumId w:val="3"/>
  </w:num>
  <w:num w:numId="8" w16cid:durableId="1023439425">
    <w:abstractNumId w:val="4"/>
  </w:num>
  <w:num w:numId="9" w16cid:durableId="252664948">
    <w:abstractNumId w:val="12"/>
  </w:num>
  <w:num w:numId="10" w16cid:durableId="1843542448">
    <w:abstractNumId w:val="16"/>
  </w:num>
  <w:num w:numId="11" w16cid:durableId="1153107177">
    <w:abstractNumId w:val="8"/>
  </w:num>
  <w:num w:numId="12" w16cid:durableId="1694528543">
    <w:abstractNumId w:val="22"/>
  </w:num>
  <w:num w:numId="13" w16cid:durableId="1965890012">
    <w:abstractNumId w:val="2"/>
  </w:num>
  <w:num w:numId="14" w16cid:durableId="735780978">
    <w:abstractNumId w:val="7"/>
  </w:num>
  <w:num w:numId="15" w16cid:durableId="1965574053">
    <w:abstractNumId w:val="20"/>
  </w:num>
  <w:num w:numId="16" w16cid:durableId="912199180">
    <w:abstractNumId w:val="24"/>
  </w:num>
  <w:num w:numId="17" w16cid:durableId="2113091688">
    <w:abstractNumId w:val="26"/>
  </w:num>
  <w:num w:numId="18" w16cid:durableId="1909076971">
    <w:abstractNumId w:val="10"/>
  </w:num>
  <w:num w:numId="19" w16cid:durableId="1622958446">
    <w:abstractNumId w:val="15"/>
  </w:num>
  <w:num w:numId="20" w16cid:durableId="1904872887">
    <w:abstractNumId w:val="27"/>
  </w:num>
  <w:num w:numId="21" w16cid:durableId="1360278799">
    <w:abstractNumId w:val="1"/>
  </w:num>
  <w:num w:numId="22" w16cid:durableId="839274310">
    <w:abstractNumId w:val="21"/>
  </w:num>
  <w:num w:numId="23" w16cid:durableId="915016408">
    <w:abstractNumId w:val="9"/>
  </w:num>
  <w:num w:numId="24" w16cid:durableId="982194503">
    <w:abstractNumId w:val="18"/>
  </w:num>
  <w:num w:numId="25" w16cid:durableId="60910654">
    <w:abstractNumId w:val="6"/>
  </w:num>
  <w:num w:numId="26" w16cid:durableId="1588072214">
    <w:abstractNumId w:val="14"/>
  </w:num>
  <w:num w:numId="27" w16cid:durableId="110587537">
    <w:abstractNumId w:val="13"/>
  </w:num>
  <w:num w:numId="28" w16cid:durableId="1363356533">
    <w:abstractNumId w:val="11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ychowdhury, Bijoyendra">
    <w15:presenceInfo w15:providerId="AD" w15:userId="S::bijoyendra.roychowdhury@capgemini.com::0ece5582-d89b-45fe-8aa3-8c5b653386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sv-SE" w:vendorID="64" w:dllVersion="4096" w:nlCheck="1" w:checkStyle="0"/>
  <w:activeWritingStyle w:appName="MSWord" w:lang="en-IN" w:vendorID="64" w:dllVersion="0" w:nlCheck="1" w:checkStyle="0"/>
  <w:activeWritingStyle w:appName="MSWord" w:lang="en-IN" w:vendorID="64" w:dllVersion="4096" w:nlCheck="1" w:checkStyle="0"/>
  <w:proofState w:spelling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A94"/>
    <w:rsid w:val="0000160A"/>
    <w:rsid w:val="0000367A"/>
    <w:rsid w:val="000036C0"/>
    <w:rsid w:val="00004A86"/>
    <w:rsid w:val="00006D7F"/>
    <w:rsid w:val="00006EE9"/>
    <w:rsid w:val="00006F24"/>
    <w:rsid w:val="0001052F"/>
    <w:rsid w:val="00011887"/>
    <w:rsid w:val="0001394F"/>
    <w:rsid w:val="00014AEF"/>
    <w:rsid w:val="000167C0"/>
    <w:rsid w:val="000170BD"/>
    <w:rsid w:val="000203D7"/>
    <w:rsid w:val="00020A2E"/>
    <w:rsid w:val="00020CD2"/>
    <w:rsid w:val="000217C5"/>
    <w:rsid w:val="00021C9B"/>
    <w:rsid w:val="0002278D"/>
    <w:rsid w:val="000228D2"/>
    <w:rsid w:val="00023ABE"/>
    <w:rsid w:val="00024899"/>
    <w:rsid w:val="00024A8F"/>
    <w:rsid w:val="00024B16"/>
    <w:rsid w:val="00025B7A"/>
    <w:rsid w:val="00027387"/>
    <w:rsid w:val="000275F8"/>
    <w:rsid w:val="0003034E"/>
    <w:rsid w:val="00031039"/>
    <w:rsid w:val="00031325"/>
    <w:rsid w:val="000315E1"/>
    <w:rsid w:val="0003212F"/>
    <w:rsid w:val="00033A71"/>
    <w:rsid w:val="00036506"/>
    <w:rsid w:val="00036682"/>
    <w:rsid w:val="0003711A"/>
    <w:rsid w:val="00040D37"/>
    <w:rsid w:val="00041DA9"/>
    <w:rsid w:val="00042870"/>
    <w:rsid w:val="00043401"/>
    <w:rsid w:val="000436B8"/>
    <w:rsid w:val="00043AC3"/>
    <w:rsid w:val="00043DBD"/>
    <w:rsid w:val="00043EF6"/>
    <w:rsid w:val="000446CD"/>
    <w:rsid w:val="00045C83"/>
    <w:rsid w:val="00046914"/>
    <w:rsid w:val="00052425"/>
    <w:rsid w:val="000528BA"/>
    <w:rsid w:val="000531C0"/>
    <w:rsid w:val="0005365B"/>
    <w:rsid w:val="00053835"/>
    <w:rsid w:val="00053975"/>
    <w:rsid w:val="000548AF"/>
    <w:rsid w:val="00054957"/>
    <w:rsid w:val="00054B6F"/>
    <w:rsid w:val="00056E40"/>
    <w:rsid w:val="000571B2"/>
    <w:rsid w:val="00057AF7"/>
    <w:rsid w:val="00057C2F"/>
    <w:rsid w:val="000609A9"/>
    <w:rsid w:val="00061422"/>
    <w:rsid w:val="00061709"/>
    <w:rsid w:val="000619E6"/>
    <w:rsid w:val="00061E56"/>
    <w:rsid w:val="00063140"/>
    <w:rsid w:val="000650A8"/>
    <w:rsid w:val="00065220"/>
    <w:rsid w:val="00065346"/>
    <w:rsid w:val="0006685A"/>
    <w:rsid w:val="00066C4C"/>
    <w:rsid w:val="00066DE6"/>
    <w:rsid w:val="00067947"/>
    <w:rsid w:val="00067B84"/>
    <w:rsid w:val="00067E1E"/>
    <w:rsid w:val="00070C1D"/>
    <w:rsid w:val="00071166"/>
    <w:rsid w:val="000712CB"/>
    <w:rsid w:val="0007285F"/>
    <w:rsid w:val="00072CA3"/>
    <w:rsid w:val="000730FA"/>
    <w:rsid w:val="0007404D"/>
    <w:rsid w:val="00074A47"/>
    <w:rsid w:val="00074A81"/>
    <w:rsid w:val="0007667F"/>
    <w:rsid w:val="000768B9"/>
    <w:rsid w:val="00080208"/>
    <w:rsid w:val="00082823"/>
    <w:rsid w:val="00082B28"/>
    <w:rsid w:val="00083AC6"/>
    <w:rsid w:val="00083B38"/>
    <w:rsid w:val="00083F37"/>
    <w:rsid w:val="000845FB"/>
    <w:rsid w:val="00085BB7"/>
    <w:rsid w:val="000863BE"/>
    <w:rsid w:val="00087649"/>
    <w:rsid w:val="000909CC"/>
    <w:rsid w:val="00092CC8"/>
    <w:rsid w:val="000957DA"/>
    <w:rsid w:val="00096755"/>
    <w:rsid w:val="00096873"/>
    <w:rsid w:val="00096B29"/>
    <w:rsid w:val="00096E6A"/>
    <w:rsid w:val="00097526"/>
    <w:rsid w:val="000978D7"/>
    <w:rsid w:val="00097E65"/>
    <w:rsid w:val="000A11D7"/>
    <w:rsid w:val="000A1DEE"/>
    <w:rsid w:val="000A347E"/>
    <w:rsid w:val="000A4712"/>
    <w:rsid w:val="000A5F67"/>
    <w:rsid w:val="000A61BA"/>
    <w:rsid w:val="000B0082"/>
    <w:rsid w:val="000B093B"/>
    <w:rsid w:val="000B0BCF"/>
    <w:rsid w:val="000B0CDC"/>
    <w:rsid w:val="000B2248"/>
    <w:rsid w:val="000B2434"/>
    <w:rsid w:val="000B320D"/>
    <w:rsid w:val="000B41C4"/>
    <w:rsid w:val="000B454F"/>
    <w:rsid w:val="000B4F37"/>
    <w:rsid w:val="000B55D9"/>
    <w:rsid w:val="000B5B4B"/>
    <w:rsid w:val="000B604E"/>
    <w:rsid w:val="000B6846"/>
    <w:rsid w:val="000B773C"/>
    <w:rsid w:val="000B7AC4"/>
    <w:rsid w:val="000B7BAB"/>
    <w:rsid w:val="000B7EC4"/>
    <w:rsid w:val="000C02F9"/>
    <w:rsid w:val="000C093D"/>
    <w:rsid w:val="000C0CE5"/>
    <w:rsid w:val="000C1899"/>
    <w:rsid w:val="000C4126"/>
    <w:rsid w:val="000C4575"/>
    <w:rsid w:val="000C4E98"/>
    <w:rsid w:val="000C53BB"/>
    <w:rsid w:val="000C5C4E"/>
    <w:rsid w:val="000C6E76"/>
    <w:rsid w:val="000C6FA5"/>
    <w:rsid w:val="000C7046"/>
    <w:rsid w:val="000D144F"/>
    <w:rsid w:val="000D24E1"/>
    <w:rsid w:val="000D29FF"/>
    <w:rsid w:val="000D30CD"/>
    <w:rsid w:val="000D3EC3"/>
    <w:rsid w:val="000D401A"/>
    <w:rsid w:val="000D440D"/>
    <w:rsid w:val="000D4787"/>
    <w:rsid w:val="000D4E6C"/>
    <w:rsid w:val="000D55DE"/>
    <w:rsid w:val="000D68B2"/>
    <w:rsid w:val="000D6DD9"/>
    <w:rsid w:val="000D7009"/>
    <w:rsid w:val="000D7A8A"/>
    <w:rsid w:val="000E2CFC"/>
    <w:rsid w:val="000E3B97"/>
    <w:rsid w:val="000E4046"/>
    <w:rsid w:val="000E4E3E"/>
    <w:rsid w:val="000E50FF"/>
    <w:rsid w:val="000E688A"/>
    <w:rsid w:val="000E6EA3"/>
    <w:rsid w:val="000E74CC"/>
    <w:rsid w:val="000E787E"/>
    <w:rsid w:val="000E7F3A"/>
    <w:rsid w:val="000F1D50"/>
    <w:rsid w:val="000F26E2"/>
    <w:rsid w:val="000F283D"/>
    <w:rsid w:val="000F3A1C"/>
    <w:rsid w:val="000F3DB7"/>
    <w:rsid w:val="000F458A"/>
    <w:rsid w:val="000F5EF9"/>
    <w:rsid w:val="000F691B"/>
    <w:rsid w:val="000F696A"/>
    <w:rsid w:val="000F72EC"/>
    <w:rsid w:val="000F7D2D"/>
    <w:rsid w:val="0010023A"/>
    <w:rsid w:val="00100382"/>
    <w:rsid w:val="00101250"/>
    <w:rsid w:val="0010226C"/>
    <w:rsid w:val="0010246D"/>
    <w:rsid w:val="0010327E"/>
    <w:rsid w:val="00103540"/>
    <w:rsid w:val="00103D35"/>
    <w:rsid w:val="00104F1C"/>
    <w:rsid w:val="001064BD"/>
    <w:rsid w:val="00106FDA"/>
    <w:rsid w:val="00110232"/>
    <w:rsid w:val="00110322"/>
    <w:rsid w:val="00110374"/>
    <w:rsid w:val="00110ACB"/>
    <w:rsid w:val="001118CF"/>
    <w:rsid w:val="001118E3"/>
    <w:rsid w:val="001119E4"/>
    <w:rsid w:val="00111F90"/>
    <w:rsid w:val="00112760"/>
    <w:rsid w:val="00112F29"/>
    <w:rsid w:val="00113D67"/>
    <w:rsid w:val="001156A2"/>
    <w:rsid w:val="00116952"/>
    <w:rsid w:val="00116BFB"/>
    <w:rsid w:val="001203A9"/>
    <w:rsid w:val="00120AB0"/>
    <w:rsid w:val="00120C0B"/>
    <w:rsid w:val="00120CC2"/>
    <w:rsid w:val="001217F9"/>
    <w:rsid w:val="00122D54"/>
    <w:rsid w:val="001238B2"/>
    <w:rsid w:val="00124F25"/>
    <w:rsid w:val="00130A66"/>
    <w:rsid w:val="00130E84"/>
    <w:rsid w:val="001316E0"/>
    <w:rsid w:val="00131AE6"/>
    <w:rsid w:val="00131CF5"/>
    <w:rsid w:val="00131DF5"/>
    <w:rsid w:val="00132503"/>
    <w:rsid w:val="001347FA"/>
    <w:rsid w:val="00134C62"/>
    <w:rsid w:val="001351AB"/>
    <w:rsid w:val="0013579C"/>
    <w:rsid w:val="001357CE"/>
    <w:rsid w:val="00136C84"/>
    <w:rsid w:val="00136FED"/>
    <w:rsid w:val="00137A00"/>
    <w:rsid w:val="00137F4E"/>
    <w:rsid w:val="00141716"/>
    <w:rsid w:val="00141A53"/>
    <w:rsid w:val="0014306D"/>
    <w:rsid w:val="00144097"/>
    <w:rsid w:val="00146154"/>
    <w:rsid w:val="00146720"/>
    <w:rsid w:val="00146DCD"/>
    <w:rsid w:val="001505D1"/>
    <w:rsid w:val="0015184C"/>
    <w:rsid w:val="0015286A"/>
    <w:rsid w:val="00152D99"/>
    <w:rsid w:val="00153D6F"/>
    <w:rsid w:val="00154145"/>
    <w:rsid w:val="00154369"/>
    <w:rsid w:val="001555E3"/>
    <w:rsid w:val="00155ECE"/>
    <w:rsid w:val="00155EFE"/>
    <w:rsid w:val="00156847"/>
    <w:rsid w:val="00160CC5"/>
    <w:rsid w:val="00160D0D"/>
    <w:rsid w:val="001626F2"/>
    <w:rsid w:val="00162721"/>
    <w:rsid w:val="00163325"/>
    <w:rsid w:val="00164860"/>
    <w:rsid w:val="00165AA8"/>
    <w:rsid w:val="001667AE"/>
    <w:rsid w:val="001708FB"/>
    <w:rsid w:val="00170903"/>
    <w:rsid w:val="001709D1"/>
    <w:rsid w:val="00170B57"/>
    <w:rsid w:val="00172495"/>
    <w:rsid w:val="001727F9"/>
    <w:rsid w:val="001735EA"/>
    <w:rsid w:val="001736BF"/>
    <w:rsid w:val="00176203"/>
    <w:rsid w:val="001766CB"/>
    <w:rsid w:val="00176FE6"/>
    <w:rsid w:val="001805D4"/>
    <w:rsid w:val="0018126D"/>
    <w:rsid w:val="001821E4"/>
    <w:rsid w:val="00182534"/>
    <w:rsid w:val="00182D7B"/>
    <w:rsid w:val="00183208"/>
    <w:rsid w:val="00183251"/>
    <w:rsid w:val="001833BC"/>
    <w:rsid w:val="00183668"/>
    <w:rsid w:val="0018376D"/>
    <w:rsid w:val="00183C82"/>
    <w:rsid w:val="001841FC"/>
    <w:rsid w:val="00184574"/>
    <w:rsid w:val="00187459"/>
    <w:rsid w:val="0018771D"/>
    <w:rsid w:val="001879F6"/>
    <w:rsid w:val="00187F6E"/>
    <w:rsid w:val="001905ED"/>
    <w:rsid w:val="001926F8"/>
    <w:rsid w:val="0019360F"/>
    <w:rsid w:val="00193E25"/>
    <w:rsid w:val="001946D9"/>
    <w:rsid w:val="00194EA9"/>
    <w:rsid w:val="00194EEB"/>
    <w:rsid w:val="00194EEE"/>
    <w:rsid w:val="001950C4"/>
    <w:rsid w:val="00195C8D"/>
    <w:rsid w:val="001962D6"/>
    <w:rsid w:val="001966BA"/>
    <w:rsid w:val="00197374"/>
    <w:rsid w:val="001978F3"/>
    <w:rsid w:val="00197966"/>
    <w:rsid w:val="001A08D1"/>
    <w:rsid w:val="001A183B"/>
    <w:rsid w:val="001A198F"/>
    <w:rsid w:val="001A1D2B"/>
    <w:rsid w:val="001A2059"/>
    <w:rsid w:val="001A2976"/>
    <w:rsid w:val="001A3EBF"/>
    <w:rsid w:val="001A5056"/>
    <w:rsid w:val="001A526D"/>
    <w:rsid w:val="001A5E2D"/>
    <w:rsid w:val="001A688A"/>
    <w:rsid w:val="001A7CED"/>
    <w:rsid w:val="001B260B"/>
    <w:rsid w:val="001B2C4A"/>
    <w:rsid w:val="001B5727"/>
    <w:rsid w:val="001B60F3"/>
    <w:rsid w:val="001B7DF8"/>
    <w:rsid w:val="001B7E25"/>
    <w:rsid w:val="001B7E54"/>
    <w:rsid w:val="001C1614"/>
    <w:rsid w:val="001C1B9C"/>
    <w:rsid w:val="001C1F3B"/>
    <w:rsid w:val="001C27A3"/>
    <w:rsid w:val="001C376C"/>
    <w:rsid w:val="001C3855"/>
    <w:rsid w:val="001C5A57"/>
    <w:rsid w:val="001C5CC0"/>
    <w:rsid w:val="001C661B"/>
    <w:rsid w:val="001C6EDA"/>
    <w:rsid w:val="001C7C81"/>
    <w:rsid w:val="001C7E7B"/>
    <w:rsid w:val="001D0206"/>
    <w:rsid w:val="001D0686"/>
    <w:rsid w:val="001D0B9D"/>
    <w:rsid w:val="001D19F4"/>
    <w:rsid w:val="001D2B22"/>
    <w:rsid w:val="001D4C65"/>
    <w:rsid w:val="001D56C4"/>
    <w:rsid w:val="001D580E"/>
    <w:rsid w:val="001D58DF"/>
    <w:rsid w:val="001D61C3"/>
    <w:rsid w:val="001D6D78"/>
    <w:rsid w:val="001D7988"/>
    <w:rsid w:val="001D7D60"/>
    <w:rsid w:val="001E2273"/>
    <w:rsid w:val="001E29D6"/>
    <w:rsid w:val="001E3931"/>
    <w:rsid w:val="001E5396"/>
    <w:rsid w:val="001E6EE9"/>
    <w:rsid w:val="001F159F"/>
    <w:rsid w:val="001F1B3D"/>
    <w:rsid w:val="001F2954"/>
    <w:rsid w:val="001F2A07"/>
    <w:rsid w:val="001F30BD"/>
    <w:rsid w:val="001F3D59"/>
    <w:rsid w:val="001F3DC1"/>
    <w:rsid w:val="001F3EEB"/>
    <w:rsid w:val="001F4EDF"/>
    <w:rsid w:val="001F4F9B"/>
    <w:rsid w:val="001F5581"/>
    <w:rsid w:val="001F6341"/>
    <w:rsid w:val="001F6B0B"/>
    <w:rsid w:val="00200641"/>
    <w:rsid w:val="002007B2"/>
    <w:rsid w:val="00201363"/>
    <w:rsid w:val="00201EB6"/>
    <w:rsid w:val="00202161"/>
    <w:rsid w:val="0020310F"/>
    <w:rsid w:val="0020333F"/>
    <w:rsid w:val="0020343B"/>
    <w:rsid w:val="002035CD"/>
    <w:rsid w:val="00203620"/>
    <w:rsid w:val="002046FA"/>
    <w:rsid w:val="00204EAD"/>
    <w:rsid w:val="00204F33"/>
    <w:rsid w:val="00205152"/>
    <w:rsid w:val="00207EF3"/>
    <w:rsid w:val="00210A2A"/>
    <w:rsid w:val="00210ECA"/>
    <w:rsid w:val="00211151"/>
    <w:rsid w:val="0021207C"/>
    <w:rsid w:val="00212323"/>
    <w:rsid w:val="002123C4"/>
    <w:rsid w:val="00212DA4"/>
    <w:rsid w:val="00213010"/>
    <w:rsid w:val="00213444"/>
    <w:rsid w:val="002138B8"/>
    <w:rsid w:val="00213DCF"/>
    <w:rsid w:val="00214624"/>
    <w:rsid w:val="00214946"/>
    <w:rsid w:val="00216B82"/>
    <w:rsid w:val="00220779"/>
    <w:rsid w:val="00220E03"/>
    <w:rsid w:val="00221286"/>
    <w:rsid w:val="002216EA"/>
    <w:rsid w:val="002222F4"/>
    <w:rsid w:val="00222F2C"/>
    <w:rsid w:val="00223CE4"/>
    <w:rsid w:val="00224A98"/>
    <w:rsid w:val="002261CF"/>
    <w:rsid w:val="002277B5"/>
    <w:rsid w:val="00231494"/>
    <w:rsid w:val="002317B7"/>
    <w:rsid w:val="00232F6A"/>
    <w:rsid w:val="00233496"/>
    <w:rsid w:val="00233944"/>
    <w:rsid w:val="00233E0B"/>
    <w:rsid w:val="002340D3"/>
    <w:rsid w:val="002341F2"/>
    <w:rsid w:val="0023502E"/>
    <w:rsid w:val="002364F1"/>
    <w:rsid w:val="002370AC"/>
    <w:rsid w:val="002370DD"/>
    <w:rsid w:val="002373E5"/>
    <w:rsid w:val="002405D4"/>
    <w:rsid w:val="00240A82"/>
    <w:rsid w:val="00241878"/>
    <w:rsid w:val="00241A81"/>
    <w:rsid w:val="00241D23"/>
    <w:rsid w:val="002420BC"/>
    <w:rsid w:val="0024250F"/>
    <w:rsid w:val="00242BA9"/>
    <w:rsid w:val="002439EC"/>
    <w:rsid w:val="002443CE"/>
    <w:rsid w:val="002445BC"/>
    <w:rsid w:val="00244A12"/>
    <w:rsid w:val="00244BD4"/>
    <w:rsid w:val="0024506A"/>
    <w:rsid w:val="00247E56"/>
    <w:rsid w:val="002504D8"/>
    <w:rsid w:val="00251FD3"/>
    <w:rsid w:val="0025302C"/>
    <w:rsid w:val="00254CB7"/>
    <w:rsid w:val="00255E76"/>
    <w:rsid w:val="00256630"/>
    <w:rsid w:val="00256B6C"/>
    <w:rsid w:val="00257437"/>
    <w:rsid w:val="00257D3A"/>
    <w:rsid w:val="00261ADE"/>
    <w:rsid w:val="00261C46"/>
    <w:rsid w:val="00264315"/>
    <w:rsid w:val="002647F5"/>
    <w:rsid w:val="0026616D"/>
    <w:rsid w:val="00266FBA"/>
    <w:rsid w:val="00267161"/>
    <w:rsid w:val="0026783A"/>
    <w:rsid w:val="00270B0B"/>
    <w:rsid w:val="00271660"/>
    <w:rsid w:val="0027459F"/>
    <w:rsid w:val="00274B85"/>
    <w:rsid w:val="00274D13"/>
    <w:rsid w:val="00275092"/>
    <w:rsid w:val="0027525C"/>
    <w:rsid w:val="00276531"/>
    <w:rsid w:val="00276999"/>
    <w:rsid w:val="002802DE"/>
    <w:rsid w:val="00281837"/>
    <w:rsid w:val="00283688"/>
    <w:rsid w:val="002836D2"/>
    <w:rsid w:val="002838BC"/>
    <w:rsid w:val="00283D5D"/>
    <w:rsid w:val="0028440C"/>
    <w:rsid w:val="002877D9"/>
    <w:rsid w:val="00290793"/>
    <w:rsid w:val="002909E2"/>
    <w:rsid w:val="00290FFB"/>
    <w:rsid w:val="002911C8"/>
    <w:rsid w:val="0029227A"/>
    <w:rsid w:val="00292A48"/>
    <w:rsid w:val="00292FE7"/>
    <w:rsid w:val="00293A9A"/>
    <w:rsid w:val="002944CD"/>
    <w:rsid w:val="00294699"/>
    <w:rsid w:val="002947CA"/>
    <w:rsid w:val="002954B3"/>
    <w:rsid w:val="00296280"/>
    <w:rsid w:val="00297C47"/>
    <w:rsid w:val="002A03D7"/>
    <w:rsid w:val="002A041F"/>
    <w:rsid w:val="002A0869"/>
    <w:rsid w:val="002A0F2A"/>
    <w:rsid w:val="002A15C8"/>
    <w:rsid w:val="002A2728"/>
    <w:rsid w:val="002A2ACC"/>
    <w:rsid w:val="002A3876"/>
    <w:rsid w:val="002A3C11"/>
    <w:rsid w:val="002A3F51"/>
    <w:rsid w:val="002A4118"/>
    <w:rsid w:val="002A4783"/>
    <w:rsid w:val="002A4E48"/>
    <w:rsid w:val="002A62B6"/>
    <w:rsid w:val="002A6603"/>
    <w:rsid w:val="002A6E17"/>
    <w:rsid w:val="002B0A4E"/>
    <w:rsid w:val="002B1126"/>
    <w:rsid w:val="002B1F85"/>
    <w:rsid w:val="002B2AB2"/>
    <w:rsid w:val="002B3493"/>
    <w:rsid w:val="002B3F96"/>
    <w:rsid w:val="002B4AE0"/>
    <w:rsid w:val="002B5148"/>
    <w:rsid w:val="002B5552"/>
    <w:rsid w:val="002B68F7"/>
    <w:rsid w:val="002B6A92"/>
    <w:rsid w:val="002B7319"/>
    <w:rsid w:val="002C01AA"/>
    <w:rsid w:val="002C09C8"/>
    <w:rsid w:val="002C121B"/>
    <w:rsid w:val="002C1E64"/>
    <w:rsid w:val="002C2604"/>
    <w:rsid w:val="002C3105"/>
    <w:rsid w:val="002C37CA"/>
    <w:rsid w:val="002C3F72"/>
    <w:rsid w:val="002C47B5"/>
    <w:rsid w:val="002C4BE1"/>
    <w:rsid w:val="002C4E25"/>
    <w:rsid w:val="002C524F"/>
    <w:rsid w:val="002C575C"/>
    <w:rsid w:val="002C64DD"/>
    <w:rsid w:val="002D0111"/>
    <w:rsid w:val="002D10F2"/>
    <w:rsid w:val="002D2B0B"/>
    <w:rsid w:val="002D2D30"/>
    <w:rsid w:val="002D3EDC"/>
    <w:rsid w:val="002D401C"/>
    <w:rsid w:val="002D523B"/>
    <w:rsid w:val="002D5FFD"/>
    <w:rsid w:val="002D7E0C"/>
    <w:rsid w:val="002E2333"/>
    <w:rsid w:val="002E2B03"/>
    <w:rsid w:val="002E3A96"/>
    <w:rsid w:val="002E4532"/>
    <w:rsid w:val="002E553E"/>
    <w:rsid w:val="002E5FE4"/>
    <w:rsid w:val="002E62B9"/>
    <w:rsid w:val="002F061B"/>
    <w:rsid w:val="002F2246"/>
    <w:rsid w:val="002F275A"/>
    <w:rsid w:val="002F4024"/>
    <w:rsid w:val="002F4C06"/>
    <w:rsid w:val="002F4EAD"/>
    <w:rsid w:val="002F5360"/>
    <w:rsid w:val="002F5456"/>
    <w:rsid w:val="002F6AD2"/>
    <w:rsid w:val="002F6C27"/>
    <w:rsid w:val="002F6F40"/>
    <w:rsid w:val="002F7A0D"/>
    <w:rsid w:val="00300222"/>
    <w:rsid w:val="00301B02"/>
    <w:rsid w:val="003020A2"/>
    <w:rsid w:val="003023C1"/>
    <w:rsid w:val="0030376C"/>
    <w:rsid w:val="00304476"/>
    <w:rsid w:val="00304C96"/>
    <w:rsid w:val="00305278"/>
    <w:rsid w:val="00305FC8"/>
    <w:rsid w:val="003061C5"/>
    <w:rsid w:val="003063E0"/>
    <w:rsid w:val="003065A1"/>
    <w:rsid w:val="00307831"/>
    <w:rsid w:val="00307A64"/>
    <w:rsid w:val="00307F44"/>
    <w:rsid w:val="00310AD0"/>
    <w:rsid w:val="00310B58"/>
    <w:rsid w:val="00310C81"/>
    <w:rsid w:val="00312456"/>
    <w:rsid w:val="00312FFC"/>
    <w:rsid w:val="0031305D"/>
    <w:rsid w:val="00313E20"/>
    <w:rsid w:val="00314044"/>
    <w:rsid w:val="00314537"/>
    <w:rsid w:val="00314F03"/>
    <w:rsid w:val="00315538"/>
    <w:rsid w:val="00315C96"/>
    <w:rsid w:val="00315E0A"/>
    <w:rsid w:val="00316AB8"/>
    <w:rsid w:val="00317106"/>
    <w:rsid w:val="00317877"/>
    <w:rsid w:val="0032023B"/>
    <w:rsid w:val="00320AF3"/>
    <w:rsid w:val="003223F0"/>
    <w:rsid w:val="00322917"/>
    <w:rsid w:val="00323A3F"/>
    <w:rsid w:val="0032459F"/>
    <w:rsid w:val="003253B6"/>
    <w:rsid w:val="00325C0E"/>
    <w:rsid w:val="00326D93"/>
    <w:rsid w:val="0032751C"/>
    <w:rsid w:val="00327B2D"/>
    <w:rsid w:val="00327B50"/>
    <w:rsid w:val="00327E0E"/>
    <w:rsid w:val="00331DA4"/>
    <w:rsid w:val="00331EE6"/>
    <w:rsid w:val="003320CF"/>
    <w:rsid w:val="003336AC"/>
    <w:rsid w:val="00334134"/>
    <w:rsid w:val="00334C70"/>
    <w:rsid w:val="00334E7D"/>
    <w:rsid w:val="0033505D"/>
    <w:rsid w:val="00335D02"/>
    <w:rsid w:val="00335D45"/>
    <w:rsid w:val="003362AE"/>
    <w:rsid w:val="00337221"/>
    <w:rsid w:val="00340AA0"/>
    <w:rsid w:val="00340E3E"/>
    <w:rsid w:val="003423DE"/>
    <w:rsid w:val="00342E07"/>
    <w:rsid w:val="0034522A"/>
    <w:rsid w:val="003465A5"/>
    <w:rsid w:val="003467AD"/>
    <w:rsid w:val="0034799C"/>
    <w:rsid w:val="00350232"/>
    <w:rsid w:val="00351CB8"/>
    <w:rsid w:val="00353E31"/>
    <w:rsid w:val="0035401B"/>
    <w:rsid w:val="00354FAC"/>
    <w:rsid w:val="00356FE8"/>
    <w:rsid w:val="003578BE"/>
    <w:rsid w:val="00357F88"/>
    <w:rsid w:val="00360832"/>
    <w:rsid w:val="00362942"/>
    <w:rsid w:val="0036383D"/>
    <w:rsid w:val="00364276"/>
    <w:rsid w:val="00364418"/>
    <w:rsid w:val="00364AFC"/>
    <w:rsid w:val="00365292"/>
    <w:rsid w:val="00365667"/>
    <w:rsid w:val="00367AB7"/>
    <w:rsid w:val="00370407"/>
    <w:rsid w:val="00370DE9"/>
    <w:rsid w:val="0037275E"/>
    <w:rsid w:val="003727A5"/>
    <w:rsid w:val="00372976"/>
    <w:rsid w:val="00372C1D"/>
    <w:rsid w:val="003751DB"/>
    <w:rsid w:val="003754CA"/>
    <w:rsid w:val="00375BA0"/>
    <w:rsid w:val="003761C5"/>
    <w:rsid w:val="00376AC9"/>
    <w:rsid w:val="00376D0A"/>
    <w:rsid w:val="0037783B"/>
    <w:rsid w:val="00377A5B"/>
    <w:rsid w:val="003804CD"/>
    <w:rsid w:val="003804E8"/>
    <w:rsid w:val="00380BF7"/>
    <w:rsid w:val="00383842"/>
    <w:rsid w:val="00384D4E"/>
    <w:rsid w:val="00386066"/>
    <w:rsid w:val="00386610"/>
    <w:rsid w:val="00387706"/>
    <w:rsid w:val="00387AFF"/>
    <w:rsid w:val="00390DE5"/>
    <w:rsid w:val="00391048"/>
    <w:rsid w:val="00391782"/>
    <w:rsid w:val="003922F6"/>
    <w:rsid w:val="0039262D"/>
    <w:rsid w:val="00393315"/>
    <w:rsid w:val="003935B1"/>
    <w:rsid w:val="003940B3"/>
    <w:rsid w:val="00394208"/>
    <w:rsid w:val="003944D7"/>
    <w:rsid w:val="00395440"/>
    <w:rsid w:val="0039565D"/>
    <w:rsid w:val="003957F0"/>
    <w:rsid w:val="0039631F"/>
    <w:rsid w:val="00396C2F"/>
    <w:rsid w:val="00396F3B"/>
    <w:rsid w:val="003A02BE"/>
    <w:rsid w:val="003A06F9"/>
    <w:rsid w:val="003A07C9"/>
    <w:rsid w:val="003A087D"/>
    <w:rsid w:val="003A0CDE"/>
    <w:rsid w:val="003A0E49"/>
    <w:rsid w:val="003A144D"/>
    <w:rsid w:val="003A245D"/>
    <w:rsid w:val="003A2B2C"/>
    <w:rsid w:val="003A3229"/>
    <w:rsid w:val="003A5FA8"/>
    <w:rsid w:val="003A602E"/>
    <w:rsid w:val="003B0B29"/>
    <w:rsid w:val="003B0ED5"/>
    <w:rsid w:val="003B117D"/>
    <w:rsid w:val="003B35DA"/>
    <w:rsid w:val="003B3874"/>
    <w:rsid w:val="003B42FD"/>
    <w:rsid w:val="003B6FB7"/>
    <w:rsid w:val="003C03D1"/>
    <w:rsid w:val="003C0821"/>
    <w:rsid w:val="003C1FA8"/>
    <w:rsid w:val="003C2E1C"/>
    <w:rsid w:val="003C509D"/>
    <w:rsid w:val="003C5EF4"/>
    <w:rsid w:val="003C73BC"/>
    <w:rsid w:val="003C74C9"/>
    <w:rsid w:val="003C7635"/>
    <w:rsid w:val="003D05B0"/>
    <w:rsid w:val="003D1406"/>
    <w:rsid w:val="003D3F97"/>
    <w:rsid w:val="003D5F8E"/>
    <w:rsid w:val="003D6BCF"/>
    <w:rsid w:val="003D768B"/>
    <w:rsid w:val="003E04AB"/>
    <w:rsid w:val="003E3A1E"/>
    <w:rsid w:val="003E418C"/>
    <w:rsid w:val="003E44F5"/>
    <w:rsid w:val="003E4556"/>
    <w:rsid w:val="003E48C9"/>
    <w:rsid w:val="003E4E30"/>
    <w:rsid w:val="003E5169"/>
    <w:rsid w:val="003E67A1"/>
    <w:rsid w:val="003E6CF9"/>
    <w:rsid w:val="003E720F"/>
    <w:rsid w:val="003E79CB"/>
    <w:rsid w:val="003F011F"/>
    <w:rsid w:val="003F1455"/>
    <w:rsid w:val="003F1746"/>
    <w:rsid w:val="003F391C"/>
    <w:rsid w:val="003F3C67"/>
    <w:rsid w:val="003F3DB6"/>
    <w:rsid w:val="003F5FAB"/>
    <w:rsid w:val="003F60A9"/>
    <w:rsid w:val="003F61E1"/>
    <w:rsid w:val="003F674E"/>
    <w:rsid w:val="003F6BD0"/>
    <w:rsid w:val="003F6CDD"/>
    <w:rsid w:val="003F7933"/>
    <w:rsid w:val="00400ECE"/>
    <w:rsid w:val="00401B7D"/>
    <w:rsid w:val="00401E62"/>
    <w:rsid w:val="00402406"/>
    <w:rsid w:val="004040B4"/>
    <w:rsid w:val="00404B12"/>
    <w:rsid w:val="00405BC4"/>
    <w:rsid w:val="004072E6"/>
    <w:rsid w:val="00411459"/>
    <w:rsid w:val="00411933"/>
    <w:rsid w:val="00413210"/>
    <w:rsid w:val="00414452"/>
    <w:rsid w:val="00415E73"/>
    <w:rsid w:val="00416988"/>
    <w:rsid w:val="00420942"/>
    <w:rsid w:val="0042142D"/>
    <w:rsid w:val="00421978"/>
    <w:rsid w:val="00421B1F"/>
    <w:rsid w:val="00422ABB"/>
    <w:rsid w:val="004232CF"/>
    <w:rsid w:val="00423366"/>
    <w:rsid w:val="004238B1"/>
    <w:rsid w:val="00424265"/>
    <w:rsid w:val="004244A9"/>
    <w:rsid w:val="00424AD3"/>
    <w:rsid w:val="00426277"/>
    <w:rsid w:val="00426359"/>
    <w:rsid w:val="00427499"/>
    <w:rsid w:val="00427A64"/>
    <w:rsid w:val="0043003E"/>
    <w:rsid w:val="004337E2"/>
    <w:rsid w:val="004344D6"/>
    <w:rsid w:val="00434C27"/>
    <w:rsid w:val="00436306"/>
    <w:rsid w:val="0044108A"/>
    <w:rsid w:val="004422F8"/>
    <w:rsid w:val="00442A7C"/>
    <w:rsid w:val="0044317C"/>
    <w:rsid w:val="0044492D"/>
    <w:rsid w:val="00445367"/>
    <w:rsid w:val="00445639"/>
    <w:rsid w:val="00445AE0"/>
    <w:rsid w:val="00446925"/>
    <w:rsid w:val="00446CFA"/>
    <w:rsid w:val="00446DEA"/>
    <w:rsid w:val="004503F4"/>
    <w:rsid w:val="00450F2E"/>
    <w:rsid w:val="0045153D"/>
    <w:rsid w:val="00451E47"/>
    <w:rsid w:val="004539E0"/>
    <w:rsid w:val="00454218"/>
    <w:rsid w:val="00454E5D"/>
    <w:rsid w:val="00455413"/>
    <w:rsid w:val="0045777F"/>
    <w:rsid w:val="00460B95"/>
    <w:rsid w:val="00462106"/>
    <w:rsid w:val="00462C48"/>
    <w:rsid w:val="0046325F"/>
    <w:rsid w:val="004639C3"/>
    <w:rsid w:val="00463D70"/>
    <w:rsid w:val="0046577F"/>
    <w:rsid w:val="00466B45"/>
    <w:rsid w:val="00466FFF"/>
    <w:rsid w:val="00467B73"/>
    <w:rsid w:val="00467C5E"/>
    <w:rsid w:val="00470275"/>
    <w:rsid w:val="004746E9"/>
    <w:rsid w:val="004748E6"/>
    <w:rsid w:val="00474A5B"/>
    <w:rsid w:val="00474AD9"/>
    <w:rsid w:val="004756A3"/>
    <w:rsid w:val="00475846"/>
    <w:rsid w:val="00475B03"/>
    <w:rsid w:val="0047603A"/>
    <w:rsid w:val="004766A3"/>
    <w:rsid w:val="00477446"/>
    <w:rsid w:val="00480BFD"/>
    <w:rsid w:val="0048139D"/>
    <w:rsid w:val="00483041"/>
    <w:rsid w:val="004834E5"/>
    <w:rsid w:val="004850F0"/>
    <w:rsid w:val="00485A26"/>
    <w:rsid w:val="00486962"/>
    <w:rsid w:val="00486B4E"/>
    <w:rsid w:val="00486C35"/>
    <w:rsid w:val="00486FEA"/>
    <w:rsid w:val="0048720A"/>
    <w:rsid w:val="004875BA"/>
    <w:rsid w:val="00490EDC"/>
    <w:rsid w:val="0049164A"/>
    <w:rsid w:val="00492EC7"/>
    <w:rsid w:val="00492FA9"/>
    <w:rsid w:val="00492FED"/>
    <w:rsid w:val="0049371E"/>
    <w:rsid w:val="00494411"/>
    <w:rsid w:val="004947FD"/>
    <w:rsid w:val="00494AC0"/>
    <w:rsid w:val="00495D1C"/>
    <w:rsid w:val="00495DF8"/>
    <w:rsid w:val="00495E6A"/>
    <w:rsid w:val="00495EE7"/>
    <w:rsid w:val="004966E5"/>
    <w:rsid w:val="004A0742"/>
    <w:rsid w:val="004A1267"/>
    <w:rsid w:val="004A18BF"/>
    <w:rsid w:val="004A284D"/>
    <w:rsid w:val="004A2E69"/>
    <w:rsid w:val="004A34F0"/>
    <w:rsid w:val="004A4255"/>
    <w:rsid w:val="004A75C8"/>
    <w:rsid w:val="004A7B7E"/>
    <w:rsid w:val="004B0020"/>
    <w:rsid w:val="004B08E8"/>
    <w:rsid w:val="004B0DF2"/>
    <w:rsid w:val="004B0F23"/>
    <w:rsid w:val="004B12A7"/>
    <w:rsid w:val="004B138C"/>
    <w:rsid w:val="004B1FBD"/>
    <w:rsid w:val="004B1FEC"/>
    <w:rsid w:val="004B27F8"/>
    <w:rsid w:val="004B2FD2"/>
    <w:rsid w:val="004B412C"/>
    <w:rsid w:val="004B43B8"/>
    <w:rsid w:val="004B4527"/>
    <w:rsid w:val="004B496F"/>
    <w:rsid w:val="004B4B2F"/>
    <w:rsid w:val="004B5903"/>
    <w:rsid w:val="004B5BF5"/>
    <w:rsid w:val="004B6234"/>
    <w:rsid w:val="004B7265"/>
    <w:rsid w:val="004B746F"/>
    <w:rsid w:val="004B7FA9"/>
    <w:rsid w:val="004C212C"/>
    <w:rsid w:val="004C2154"/>
    <w:rsid w:val="004C2B5B"/>
    <w:rsid w:val="004C2BC4"/>
    <w:rsid w:val="004C34A7"/>
    <w:rsid w:val="004C35C7"/>
    <w:rsid w:val="004C36BD"/>
    <w:rsid w:val="004C539F"/>
    <w:rsid w:val="004C5684"/>
    <w:rsid w:val="004C6060"/>
    <w:rsid w:val="004C6DBB"/>
    <w:rsid w:val="004C6FF8"/>
    <w:rsid w:val="004C7F3F"/>
    <w:rsid w:val="004D062B"/>
    <w:rsid w:val="004D06EA"/>
    <w:rsid w:val="004D1122"/>
    <w:rsid w:val="004D14C6"/>
    <w:rsid w:val="004D175B"/>
    <w:rsid w:val="004D1A0F"/>
    <w:rsid w:val="004D1A7F"/>
    <w:rsid w:val="004D253B"/>
    <w:rsid w:val="004D2DBF"/>
    <w:rsid w:val="004D4208"/>
    <w:rsid w:val="004D4535"/>
    <w:rsid w:val="004D4AE8"/>
    <w:rsid w:val="004D4EF0"/>
    <w:rsid w:val="004D50E3"/>
    <w:rsid w:val="004D5109"/>
    <w:rsid w:val="004D5B0A"/>
    <w:rsid w:val="004D7ACA"/>
    <w:rsid w:val="004E09A9"/>
    <w:rsid w:val="004E2602"/>
    <w:rsid w:val="004E4E60"/>
    <w:rsid w:val="004E5570"/>
    <w:rsid w:val="004E58FC"/>
    <w:rsid w:val="004E5E22"/>
    <w:rsid w:val="004E68B2"/>
    <w:rsid w:val="004E6A09"/>
    <w:rsid w:val="004E6B5C"/>
    <w:rsid w:val="004E6D06"/>
    <w:rsid w:val="004E6F66"/>
    <w:rsid w:val="004E7FC0"/>
    <w:rsid w:val="004F19D5"/>
    <w:rsid w:val="004F1BDE"/>
    <w:rsid w:val="004F1D29"/>
    <w:rsid w:val="004F354D"/>
    <w:rsid w:val="004F3B70"/>
    <w:rsid w:val="004F3D5B"/>
    <w:rsid w:val="004F3F8C"/>
    <w:rsid w:val="004F44D9"/>
    <w:rsid w:val="004F4CBD"/>
    <w:rsid w:val="004F69C8"/>
    <w:rsid w:val="004F6AD4"/>
    <w:rsid w:val="004F6F45"/>
    <w:rsid w:val="004F719C"/>
    <w:rsid w:val="004F7678"/>
    <w:rsid w:val="004F7DBA"/>
    <w:rsid w:val="00500247"/>
    <w:rsid w:val="00501229"/>
    <w:rsid w:val="00503269"/>
    <w:rsid w:val="00503626"/>
    <w:rsid w:val="0050363D"/>
    <w:rsid w:val="00504567"/>
    <w:rsid w:val="00505FFA"/>
    <w:rsid w:val="005072A1"/>
    <w:rsid w:val="005106B8"/>
    <w:rsid w:val="00511152"/>
    <w:rsid w:val="00514BED"/>
    <w:rsid w:val="0051522E"/>
    <w:rsid w:val="005156F7"/>
    <w:rsid w:val="00515B52"/>
    <w:rsid w:val="00516BDD"/>
    <w:rsid w:val="0051747F"/>
    <w:rsid w:val="00517868"/>
    <w:rsid w:val="00520B14"/>
    <w:rsid w:val="005229BE"/>
    <w:rsid w:val="005236B8"/>
    <w:rsid w:val="005237B5"/>
    <w:rsid w:val="00523C88"/>
    <w:rsid w:val="00523D9F"/>
    <w:rsid w:val="0052432A"/>
    <w:rsid w:val="00524384"/>
    <w:rsid w:val="0052475A"/>
    <w:rsid w:val="0052503A"/>
    <w:rsid w:val="00526058"/>
    <w:rsid w:val="005264A9"/>
    <w:rsid w:val="00526642"/>
    <w:rsid w:val="00526C30"/>
    <w:rsid w:val="00526C75"/>
    <w:rsid w:val="00526D92"/>
    <w:rsid w:val="00526F54"/>
    <w:rsid w:val="00527691"/>
    <w:rsid w:val="00530423"/>
    <w:rsid w:val="00531516"/>
    <w:rsid w:val="00531ADD"/>
    <w:rsid w:val="00533085"/>
    <w:rsid w:val="00534159"/>
    <w:rsid w:val="0053503B"/>
    <w:rsid w:val="00536FCD"/>
    <w:rsid w:val="00537BCB"/>
    <w:rsid w:val="00541773"/>
    <w:rsid w:val="00541D25"/>
    <w:rsid w:val="00542C53"/>
    <w:rsid w:val="00542DDE"/>
    <w:rsid w:val="00542F12"/>
    <w:rsid w:val="00543C0A"/>
    <w:rsid w:val="005440F5"/>
    <w:rsid w:val="0054505A"/>
    <w:rsid w:val="0054568C"/>
    <w:rsid w:val="005459C3"/>
    <w:rsid w:val="00545B03"/>
    <w:rsid w:val="005467A0"/>
    <w:rsid w:val="00552016"/>
    <w:rsid w:val="00552091"/>
    <w:rsid w:val="00552C1C"/>
    <w:rsid w:val="0055343C"/>
    <w:rsid w:val="00555940"/>
    <w:rsid w:val="00555B46"/>
    <w:rsid w:val="005603E7"/>
    <w:rsid w:val="0056058C"/>
    <w:rsid w:val="00560CD5"/>
    <w:rsid w:val="00560F6A"/>
    <w:rsid w:val="00561178"/>
    <w:rsid w:val="00561676"/>
    <w:rsid w:val="00561CD3"/>
    <w:rsid w:val="005635E1"/>
    <w:rsid w:val="005636F4"/>
    <w:rsid w:val="005646B4"/>
    <w:rsid w:val="00565B0D"/>
    <w:rsid w:val="00565BC4"/>
    <w:rsid w:val="00570A8E"/>
    <w:rsid w:val="005713D0"/>
    <w:rsid w:val="00571B92"/>
    <w:rsid w:val="00571C86"/>
    <w:rsid w:val="00572E06"/>
    <w:rsid w:val="005732C9"/>
    <w:rsid w:val="00573636"/>
    <w:rsid w:val="00573AE0"/>
    <w:rsid w:val="0057603F"/>
    <w:rsid w:val="0057648D"/>
    <w:rsid w:val="0058067D"/>
    <w:rsid w:val="005811E3"/>
    <w:rsid w:val="00581450"/>
    <w:rsid w:val="00584FC2"/>
    <w:rsid w:val="00585090"/>
    <w:rsid w:val="00585623"/>
    <w:rsid w:val="005865F1"/>
    <w:rsid w:val="005866B7"/>
    <w:rsid w:val="00587D2C"/>
    <w:rsid w:val="0059121B"/>
    <w:rsid w:val="00593EB2"/>
    <w:rsid w:val="00593F86"/>
    <w:rsid w:val="005946D2"/>
    <w:rsid w:val="00595C44"/>
    <w:rsid w:val="005962C2"/>
    <w:rsid w:val="0059672B"/>
    <w:rsid w:val="0059744F"/>
    <w:rsid w:val="00597FF4"/>
    <w:rsid w:val="005A031B"/>
    <w:rsid w:val="005A1A60"/>
    <w:rsid w:val="005A2531"/>
    <w:rsid w:val="005A25FF"/>
    <w:rsid w:val="005A31AB"/>
    <w:rsid w:val="005A44BC"/>
    <w:rsid w:val="005A461A"/>
    <w:rsid w:val="005A65C8"/>
    <w:rsid w:val="005A7F50"/>
    <w:rsid w:val="005B0DC2"/>
    <w:rsid w:val="005B1026"/>
    <w:rsid w:val="005B1CC8"/>
    <w:rsid w:val="005B2F2B"/>
    <w:rsid w:val="005B358E"/>
    <w:rsid w:val="005B39A3"/>
    <w:rsid w:val="005B4A5E"/>
    <w:rsid w:val="005B4FDF"/>
    <w:rsid w:val="005B533A"/>
    <w:rsid w:val="005B628D"/>
    <w:rsid w:val="005B63DA"/>
    <w:rsid w:val="005B7B7D"/>
    <w:rsid w:val="005C0CAF"/>
    <w:rsid w:val="005C10E6"/>
    <w:rsid w:val="005C180D"/>
    <w:rsid w:val="005C250B"/>
    <w:rsid w:val="005C3644"/>
    <w:rsid w:val="005C368E"/>
    <w:rsid w:val="005C3888"/>
    <w:rsid w:val="005C3C77"/>
    <w:rsid w:val="005C44D9"/>
    <w:rsid w:val="005C455D"/>
    <w:rsid w:val="005C4899"/>
    <w:rsid w:val="005C4984"/>
    <w:rsid w:val="005C511B"/>
    <w:rsid w:val="005C57A3"/>
    <w:rsid w:val="005C5D2B"/>
    <w:rsid w:val="005C7A35"/>
    <w:rsid w:val="005D01CB"/>
    <w:rsid w:val="005D03A2"/>
    <w:rsid w:val="005D067A"/>
    <w:rsid w:val="005D1788"/>
    <w:rsid w:val="005D17EC"/>
    <w:rsid w:val="005D2AA0"/>
    <w:rsid w:val="005D2D94"/>
    <w:rsid w:val="005D2E61"/>
    <w:rsid w:val="005D2FF7"/>
    <w:rsid w:val="005D3497"/>
    <w:rsid w:val="005D48BA"/>
    <w:rsid w:val="005D55C9"/>
    <w:rsid w:val="005D5897"/>
    <w:rsid w:val="005D59BB"/>
    <w:rsid w:val="005D6D96"/>
    <w:rsid w:val="005E0DCE"/>
    <w:rsid w:val="005E1579"/>
    <w:rsid w:val="005E1BFE"/>
    <w:rsid w:val="005E2A7B"/>
    <w:rsid w:val="005E3088"/>
    <w:rsid w:val="005E53F8"/>
    <w:rsid w:val="005E717C"/>
    <w:rsid w:val="005E77B5"/>
    <w:rsid w:val="005E7D5D"/>
    <w:rsid w:val="005F0526"/>
    <w:rsid w:val="005F08EF"/>
    <w:rsid w:val="005F0A77"/>
    <w:rsid w:val="005F13A9"/>
    <w:rsid w:val="005F23AA"/>
    <w:rsid w:val="005F3F8A"/>
    <w:rsid w:val="005F5A48"/>
    <w:rsid w:val="005F6C24"/>
    <w:rsid w:val="005F758D"/>
    <w:rsid w:val="005F7DF0"/>
    <w:rsid w:val="0060033B"/>
    <w:rsid w:val="0060078F"/>
    <w:rsid w:val="006010C2"/>
    <w:rsid w:val="00603BDA"/>
    <w:rsid w:val="00604868"/>
    <w:rsid w:val="00604C8D"/>
    <w:rsid w:val="00604CC0"/>
    <w:rsid w:val="006058D7"/>
    <w:rsid w:val="00605B7C"/>
    <w:rsid w:val="00605CCF"/>
    <w:rsid w:val="0060702D"/>
    <w:rsid w:val="00610B64"/>
    <w:rsid w:val="00610B83"/>
    <w:rsid w:val="00610C96"/>
    <w:rsid w:val="00611BD0"/>
    <w:rsid w:val="00612434"/>
    <w:rsid w:val="00612E66"/>
    <w:rsid w:val="00612EFA"/>
    <w:rsid w:val="00613367"/>
    <w:rsid w:val="006140DE"/>
    <w:rsid w:val="00614DDA"/>
    <w:rsid w:val="00615830"/>
    <w:rsid w:val="006168B7"/>
    <w:rsid w:val="00617299"/>
    <w:rsid w:val="006172CD"/>
    <w:rsid w:val="00620396"/>
    <w:rsid w:val="00620BFE"/>
    <w:rsid w:val="00621AD8"/>
    <w:rsid w:val="0062202A"/>
    <w:rsid w:val="006231F3"/>
    <w:rsid w:val="00623AEA"/>
    <w:rsid w:val="00624CCB"/>
    <w:rsid w:val="00625A2D"/>
    <w:rsid w:val="00625F21"/>
    <w:rsid w:val="006269F5"/>
    <w:rsid w:val="00626B95"/>
    <w:rsid w:val="00627077"/>
    <w:rsid w:val="00627509"/>
    <w:rsid w:val="006304FE"/>
    <w:rsid w:val="00630583"/>
    <w:rsid w:val="006316B6"/>
    <w:rsid w:val="00631798"/>
    <w:rsid w:val="00631A3E"/>
    <w:rsid w:val="00631D82"/>
    <w:rsid w:val="00632A81"/>
    <w:rsid w:val="006334E3"/>
    <w:rsid w:val="00634140"/>
    <w:rsid w:val="0063455C"/>
    <w:rsid w:val="00635446"/>
    <w:rsid w:val="00635CD7"/>
    <w:rsid w:val="00636DC1"/>
    <w:rsid w:val="00636FB3"/>
    <w:rsid w:val="006374DA"/>
    <w:rsid w:val="00637611"/>
    <w:rsid w:val="00637BE2"/>
    <w:rsid w:val="00640A64"/>
    <w:rsid w:val="00640C69"/>
    <w:rsid w:val="0064162A"/>
    <w:rsid w:val="0064331B"/>
    <w:rsid w:val="0064394B"/>
    <w:rsid w:val="00643EC6"/>
    <w:rsid w:val="0064669A"/>
    <w:rsid w:val="006473E2"/>
    <w:rsid w:val="00647FFA"/>
    <w:rsid w:val="0065004E"/>
    <w:rsid w:val="00651418"/>
    <w:rsid w:val="0065320A"/>
    <w:rsid w:val="0065406E"/>
    <w:rsid w:val="006549AA"/>
    <w:rsid w:val="00655F0D"/>
    <w:rsid w:val="00656B37"/>
    <w:rsid w:val="00656D13"/>
    <w:rsid w:val="00656E01"/>
    <w:rsid w:val="00660E23"/>
    <w:rsid w:val="00660FE5"/>
    <w:rsid w:val="00661D79"/>
    <w:rsid w:val="00662BE7"/>
    <w:rsid w:val="00663D1B"/>
    <w:rsid w:val="00663D58"/>
    <w:rsid w:val="00665A72"/>
    <w:rsid w:val="006674BF"/>
    <w:rsid w:val="006675F2"/>
    <w:rsid w:val="006702AC"/>
    <w:rsid w:val="0067285B"/>
    <w:rsid w:val="00673724"/>
    <w:rsid w:val="006752ED"/>
    <w:rsid w:val="00675B79"/>
    <w:rsid w:val="0067719F"/>
    <w:rsid w:val="00677555"/>
    <w:rsid w:val="0068101A"/>
    <w:rsid w:val="00681711"/>
    <w:rsid w:val="006824FD"/>
    <w:rsid w:val="006833A6"/>
    <w:rsid w:val="006838DC"/>
    <w:rsid w:val="00685209"/>
    <w:rsid w:val="00685872"/>
    <w:rsid w:val="00685C19"/>
    <w:rsid w:val="00687F54"/>
    <w:rsid w:val="006904A1"/>
    <w:rsid w:val="00690578"/>
    <w:rsid w:val="00690D15"/>
    <w:rsid w:val="00690E04"/>
    <w:rsid w:val="00693893"/>
    <w:rsid w:val="00693EB3"/>
    <w:rsid w:val="00695A62"/>
    <w:rsid w:val="0069636D"/>
    <w:rsid w:val="006963E0"/>
    <w:rsid w:val="0069647E"/>
    <w:rsid w:val="00696FB5"/>
    <w:rsid w:val="00697B84"/>
    <w:rsid w:val="00697CB4"/>
    <w:rsid w:val="00697E19"/>
    <w:rsid w:val="006A0195"/>
    <w:rsid w:val="006A04B4"/>
    <w:rsid w:val="006A06FF"/>
    <w:rsid w:val="006A0839"/>
    <w:rsid w:val="006A0B5E"/>
    <w:rsid w:val="006A14C0"/>
    <w:rsid w:val="006A1F61"/>
    <w:rsid w:val="006A2F7D"/>
    <w:rsid w:val="006A359D"/>
    <w:rsid w:val="006A3CFC"/>
    <w:rsid w:val="006A4D3A"/>
    <w:rsid w:val="006A4E11"/>
    <w:rsid w:val="006A57F3"/>
    <w:rsid w:val="006B0A16"/>
    <w:rsid w:val="006B1627"/>
    <w:rsid w:val="006B1DDD"/>
    <w:rsid w:val="006B2178"/>
    <w:rsid w:val="006B4ACE"/>
    <w:rsid w:val="006B556D"/>
    <w:rsid w:val="006B5952"/>
    <w:rsid w:val="006B5DC8"/>
    <w:rsid w:val="006B6359"/>
    <w:rsid w:val="006B7980"/>
    <w:rsid w:val="006C0152"/>
    <w:rsid w:val="006C0706"/>
    <w:rsid w:val="006C079F"/>
    <w:rsid w:val="006C0CAB"/>
    <w:rsid w:val="006C189A"/>
    <w:rsid w:val="006C18B4"/>
    <w:rsid w:val="006C43DD"/>
    <w:rsid w:val="006C46F1"/>
    <w:rsid w:val="006C630B"/>
    <w:rsid w:val="006C64BA"/>
    <w:rsid w:val="006C653B"/>
    <w:rsid w:val="006C6CE3"/>
    <w:rsid w:val="006C77CF"/>
    <w:rsid w:val="006D09E0"/>
    <w:rsid w:val="006D0C72"/>
    <w:rsid w:val="006D21CA"/>
    <w:rsid w:val="006D2C15"/>
    <w:rsid w:val="006D32D1"/>
    <w:rsid w:val="006D41BB"/>
    <w:rsid w:val="006D4725"/>
    <w:rsid w:val="006D5223"/>
    <w:rsid w:val="006D5233"/>
    <w:rsid w:val="006D5760"/>
    <w:rsid w:val="006D5945"/>
    <w:rsid w:val="006D65DC"/>
    <w:rsid w:val="006D6943"/>
    <w:rsid w:val="006D6FAA"/>
    <w:rsid w:val="006D7442"/>
    <w:rsid w:val="006D7CD8"/>
    <w:rsid w:val="006E1520"/>
    <w:rsid w:val="006E1CFA"/>
    <w:rsid w:val="006E2CAA"/>
    <w:rsid w:val="006E34B3"/>
    <w:rsid w:val="006E3B7B"/>
    <w:rsid w:val="006E5663"/>
    <w:rsid w:val="006E584E"/>
    <w:rsid w:val="006E63CD"/>
    <w:rsid w:val="006E72D7"/>
    <w:rsid w:val="006E76D9"/>
    <w:rsid w:val="006E7B59"/>
    <w:rsid w:val="006F0625"/>
    <w:rsid w:val="006F1254"/>
    <w:rsid w:val="006F179B"/>
    <w:rsid w:val="006F1F67"/>
    <w:rsid w:val="006F250C"/>
    <w:rsid w:val="006F2809"/>
    <w:rsid w:val="006F294D"/>
    <w:rsid w:val="006F2BF8"/>
    <w:rsid w:val="006F3E32"/>
    <w:rsid w:val="006F5304"/>
    <w:rsid w:val="006F6B33"/>
    <w:rsid w:val="00701080"/>
    <w:rsid w:val="0070209B"/>
    <w:rsid w:val="007020E6"/>
    <w:rsid w:val="00702769"/>
    <w:rsid w:val="0070340B"/>
    <w:rsid w:val="0070478E"/>
    <w:rsid w:val="007048E3"/>
    <w:rsid w:val="00704A01"/>
    <w:rsid w:val="007055BE"/>
    <w:rsid w:val="00706766"/>
    <w:rsid w:val="00706A38"/>
    <w:rsid w:val="00706B98"/>
    <w:rsid w:val="00707215"/>
    <w:rsid w:val="00710095"/>
    <w:rsid w:val="0071039D"/>
    <w:rsid w:val="007103DC"/>
    <w:rsid w:val="007107EC"/>
    <w:rsid w:val="00711959"/>
    <w:rsid w:val="0071353F"/>
    <w:rsid w:val="00715589"/>
    <w:rsid w:val="00716FB3"/>
    <w:rsid w:val="00717304"/>
    <w:rsid w:val="00720FB5"/>
    <w:rsid w:val="007210A5"/>
    <w:rsid w:val="00721C79"/>
    <w:rsid w:val="0072323C"/>
    <w:rsid w:val="007232F1"/>
    <w:rsid w:val="00723F23"/>
    <w:rsid w:val="00725617"/>
    <w:rsid w:val="0072640C"/>
    <w:rsid w:val="007266BA"/>
    <w:rsid w:val="00726A02"/>
    <w:rsid w:val="00726EE9"/>
    <w:rsid w:val="0072707F"/>
    <w:rsid w:val="00727686"/>
    <w:rsid w:val="00731539"/>
    <w:rsid w:val="007318F2"/>
    <w:rsid w:val="00732824"/>
    <w:rsid w:val="00733935"/>
    <w:rsid w:val="00733D90"/>
    <w:rsid w:val="00734187"/>
    <w:rsid w:val="0073549A"/>
    <w:rsid w:val="00735D69"/>
    <w:rsid w:val="007365C2"/>
    <w:rsid w:val="007365E1"/>
    <w:rsid w:val="007368C7"/>
    <w:rsid w:val="00737601"/>
    <w:rsid w:val="00740A0D"/>
    <w:rsid w:val="00740E96"/>
    <w:rsid w:val="00741B36"/>
    <w:rsid w:val="00742AF6"/>
    <w:rsid w:val="00742C3C"/>
    <w:rsid w:val="007446EF"/>
    <w:rsid w:val="00745075"/>
    <w:rsid w:val="007451C7"/>
    <w:rsid w:val="007513AA"/>
    <w:rsid w:val="0075196B"/>
    <w:rsid w:val="00751E37"/>
    <w:rsid w:val="00752302"/>
    <w:rsid w:val="00753C8F"/>
    <w:rsid w:val="00753CCE"/>
    <w:rsid w:val="00753F75"/>
    <w:rsid w:val="00755566"/>
    <w:rsid w:val="00755ED9"/>
    <w:rsid w:val="007570A5"/>
    <w:rsid w:val="00757BF8"/>
    <w:rsid w:val="00757EDA"/>
    <w:rsid w:val="00760844"/>
    <w:rsid w:val="007609CF"/>
    <w:rsid w:val="007610FC"/>
    <w:rsid w:val="0076187D"/>
    <w:rsid w:val="00762A0B"/>
    <w:rsid w:val="00762A8B"/>
    <w:rsid w:val="0076304D"/>
    <w:rsid w:val="00763FB7"/>
    <w:rsid w:val="00764368"/>
    <w:rsid w:val="00764D6D"/>
    <w:rsid w:val="00765E82"/>
    <w:rsid w:val="0077172A"/>
    <w:rsid w:val="007719D6"/>
    <w:rsid w:val="007727C2"/>
    <w:rsid w:val="00774F59"/>
    <w:rsid w:val="007757D8"/>
    <w:rsid w:val="00777CC4"/>
    <w:rsid w:val="00780C57"/>
    <w:rsid w:val="007817D0"/>
    <w:rsid w:val="00782F7B"/>
    <w:rsid w:val="00783A11"/>
    <w:rsid w:val="00783AE1"/>
    <w:rsid w:val="0078600B"/>
    <w:rsid w:val="0078704C"/>
    <w:rsid w:val="0078748F"/>
    <w:rsid w:val="00790823"/>
    <w:rsid w:val="00790AA5"/>
    <w:rsid w:val="00790FE4"/>
    <w:rsid w:val="00791FCB"/>
    <w:rsid w:val="00792C0C"/>
    <w:rsid w:val="0079300E"/>
    <w:rsid w:val="00795D03"/>
    <w:rsid w:val="00796D83"/>
    <w:rsid w:val="00797811"/>
    <w:rsid w:val="007A004D"/>
    <w:rsid w:val="007A0542"/>
    <w:rsid w:val="007A0CFE"/>
    <w:rsid w:val="007A16DC"/>
    <w:rsid w:val="007A180C"/>
    <w:rsid w:val="007A3465"/>
    <w:rsid w:val="007A3740"/>
    <w:rsid w:val="007A3969"/>
    <w:rsid w:val="007A4E4B"/>
    <w:rsid w:val="007A6046"/>
    <w:rsid w:val="007A6438"/>
    <w:rsid w:val="007A6771"/>
    <w:rsid w:val="007A6C86"/>
    <w:rsid w:val="007A71A0"/>
    <w:rsid w:val="007A7707"/>
    <w:rsid w:val="007B00CC"/>
    <w:rsid w:val="007B0FC2"/>
    <w:rsid w:val="007B243D"/>
    <w:rsid w:val="007B2C0A"/>
    <w:rsid w:val="007B2FA8"/>
    <w:rsid w:val="007B3269"/>
    <w:rsid w:val="007B3D21"/>
    <w:rsid w:val="007B523E"/>
    <w:rsid w:val="007B5342"/>
    <w:rsid w:val="007B58EF"/>
    <w:rsid w:val="007B5A11"/>
    <w:rsid w:val="007B5EF6"/>
    <w:rsid w:val="007B62A9"/>
    <w:rsid w:val="007B69A9"/>
    <w:rsid w:val="007B7AB3"/>
    <w:rsid w:val="007B7CF5"/>
    <w:rsid w:val="007C008D"/>
    <w:rsid w:val="007C0271"/>
    <w:rsid w:val="007C0385"/>
    <w:rsid w:val="007C17B0"/>
    <w:rsid w:val="007C1A67"/>
    <w:rsid w:val="007C1D3F"/>
    <w:rsid w:val="007C29C7"/>
    <w:rsid w:val="007C2FFB"/>
    <w:rsid w:val="007C38E1"/>
    <w:rsid w:val="007C3AE0"/>
    <w:rsid w:val="007C5BF2"/>
    <w:rsid w:val="007C6CD7"/>
    <w:rsid w:val="007C7005"/>
    <w:rsid w:val="007C797F"/>
    <w:rsid w:val="007C7B85"/>
    <w:rsid w:val="007D0A25"/>
    <w:rsid w:val="007D158C"/>
    <w:rsid w:val="007D1D18"/>
    <w:rsid w:val="007D1F27"/>
    <w:rsid w:val="007D1F48"/>
    <w:rsid w:val="007D205E"/>
    <w:rsid w:val="007D3D56"/>
    <w:rsid w:val="007D494C"/>
    <w:rsid w:val="007D62AC"/>
    <w:rsid w:val="007D6C4E"/>
    <w:rsid w:val="007D76BF"/>
    <w:rsid w:val="007D77BB"/>
    <w:rsid w:val="007E09B8"/>
    <w:rsid w:val="007E0EE5"/>
    <w:rsid w:val="007E1A11"/>
    <w:rsid w:val="007E2E8E"/>
    <w:rsid w:val="007E3205"/>
    <w:rsid w:val="007E3B3A"/>
    <w:rsid w:val="007E3B4E"/>
    <w:rsid w:val="007E3E61"/>
    <w:rsid w:val="007E44B1"/>
    <w:rsid w:val="007E5FBC"/>
    <w:rsid w:val="007E7A72"/>
    <w:rsid w:val="007F1149"/>
    <w:rsid w:val="007F1CC0"/>
    <w:rsid w:val="007F3021"/>
    <w:rsid w:val="007F4EE7"/>
    <w:rsid w:val="007F4F8E"/>
    <w:rsid w:val="007F57DE"/>
    <w:rsid w:val="007F5E0E"/>
    <w:rsid w:val="007F6256"/>
    <w:rsid w:val="007F6987"/>
    <w:rsid w:val="007F7C59"/>
    <w:rsid w:val="00800DA7"/>
    <w:rsid w:val="0080191E"/>
    <w:rsid w:val="008028F9"/>
    <w:rsid w:val="00802A87"/>
    <w:rsid w:val="008032E9"/>
    <w:rsid w:val="00803612"/>
    <w:rsid w:val="008039A2"/>
    <w:rsid w:val="00803E00"/>
    <w:rsid w:val="00805538"/>
    <w:rsid w:val="0080669F"/>
    <w:rsid w:val="008070F3"/>
    <w:rsid w:val="00807593"/>
    <w:rsid w:val="00807E6E"/>
    <w:rsid w:val="00807FD6"/>
    <w:rsid w:val="00810170"/>
    <w:rsid w:val="008106F4"/>
    <w:rsid w:val="00811036"/>
    <w:rsid w:val="00811093"/>
    <w:rsid w:val="00812C2C"/>
    <w:rsid w:val="008139C0"/>
    <w:rsid w:val="00813C9B"/>
    <w:rsid w:val="00815ABE"/>
    <w:rsid w:val="0081691F"/>
    <w:rsid w:val="008169ED"/>
    <w:rsid w:val="0081758F"/>
    <w:rsid w:val="00817670"/>
    <w:rsid w:val="00817F7D"/>
    <w:rsid w:val="00820398"/>
    <w:rsid w:val="008207E6"/>
    <w:rsid w:val="0082091C"/>
    <w:rsid w:val="0082109F"/>
    <w:rsid w:val="0082158C"/>
    <w:rsid w:val="008216D7"/>
    <w:rsid w:val="008221BB"/>
    <w:rsid w:val="00822C27"/>
    <w:rsid w:val="00822CB5"/>
    <w:rsid w:val="00822DB2"/>
    <w:rsid w:val="00822F48"/>
    <w:rsid w:val="00823F8F"/>
    <w:rsid w:val="0082464A"/>
    <w:rsid w:val="008248A6"/>
    <w:rsid w:val="008253C7"/>
    <w:rsid w:val="00825831"/>
    <w:rsid w:val="008262B5"/>
    <w:rsid w:val="00827396"/>
    <w:rsid w:val="00831AE4"/>
    <w:rsid w:val="00831AE6"/>
    <w:rsid w:val="00831C79"/>
    <w:rsid w:val="00831CD2"/>
    <w:rsid w:val="00831DCE"/>
    <w:rsid w:val="00832BF1"/>
    <w:rsid w:val="0083318C"/>
    <w:rsid w:val="00833F48"/>
    <w:rsid w:val="00834A6E"/>
    <w:rsid w:val="00835570"/>
    <w:rsid w:val="00835729"/>
    <w:rsid w:val="00836CC3"/>
    <w:rsid w:val="0083793F"/>
    <w:rsid w:val="00837A91"/>
    <w:rsid w:val="0084021C"/>
    <w:rsid w:val="00840887"/>
    <w:rsid w:val="00840ABA"/>
    <w:rsid w:val="00840EAB"/>
    <w:rsid w:val="008411E2"/>
    <w:rsid w:val="00842168"/>
    <w:rsid w:val="0084238F"/>
    <w:rsid w:val="0084290F"/>
    <w:rsid w:val="00843CC7"/>
    <w:rsid w:val="00843D99"/>
    <w:rsid w:val="0084499D"/>
    <w:rsid w:val="00844A1D"/>
    <w:rsid w:val="00844E56"/>
    <w:rsid w:val="00845194"/>
    <w:rsid w:val="00845BE9"/>
    <w:rsid w:val="00846A39"/>
    <w:rsid w:val="00847C29"/>
    <w:rsid w:val="00850290"/>
    <w:rsid w:val="00850351"/>
    <w:rsid w:val="008505D5"/>
    <w:rsid w:val="008524A3"/>
    <w:rsid w:val="00852816"/>
    <w:rsid w:val="00852D09"/>
    <w:rsid w:val="00853CE4"/>
    <w:rsid w:val="00855040"/>
    <w:rsid w:val="00856306"/>
    <w:rsid w:val="00857207"/>
    <w:rsid w:val="008578B5"/>
    <w:rsid w:val="00857EB3"/>
    <w:rsid w:val="0086001D"/>
    <w:rsid w:val="00860978"/>
    <w:rsid w:val="00861121"/>
    <w:rsid w:val="0086124D"/>
    <w:rsid w:val="0086196C"/>
    <w:rsid w:val="00861C6C"/>
    <w:rsid w:val="00862349"/>
    <w:rsid w:val="0086270D"/>
    <w:rsid w:val="00863562"/>
    <w:rsid w:val="00864B7E"/>
    <w:rsid w:val="00864F9E"/>
    <w:rsid w:val="00866CF9"/>
    <w:rsid w:val="00866E50"/>
    <w:rsid w:val="008677F1"/>
    <w:rsid w:val="00867D3F"/>
    <w:rsid w:val="0087003E"/>
    <w:rsid w:val="00871EEF"/>
    <w:rsid w:val="00871F03"/>
    <w:rsid w:val="008735D8"/>
    <w:rsid w:val="008741B0"/>
    <w:rsid w:val="008743C7"/>
    <w:rsid w:val="008744F2"/>
    <w:rsid w:val="0087466C"/>
    <w:rsid w:val="008746C3"/>
    <w:rsid w:val="008747A6"/>
    <w:rsid w:val="00875083"/>
    <w:rsid w:val="00875F50"/>
    <w:rsid w:val="008776A3"/>
    <w:rsid w:val="00877E66"/>
    <w:rsid w:val="00877F89"/>
    <w:rsid w:val="0088124D"/>
    <w:rsid w:val="008821C5"/>
    <w:rsid w:val="008825D0"/>
    <w:rsid w:val="008828BE"/>
    <w:rsid w:val="00883371"/>
    <w:rsid w:val="008834D2"/>
    <w:rsid w:val="00884E9B"/>
    <w:rsid w:val="00884FA3"/>
    <w:rsid w:val="00887FC7"/>
    <w:rsid w:val="008902B0"/>
    <w:rsid w:val="0089076B"/>
    <w:rsid w:val="00892ABA"/>
    <w:rsid w:val="008945AB"/>
    <w:rsid w:val="008947C5"/>
    <w:rsid w:val="00895CBE"/>
    <w:rsid w:val="008964EC"/>
    <w:rsid w:val="00896908"/>
    <w:rsid w:val="0089763D"/>
    <w:rsid w:val="0089782E"/>
    <w:rsid w:val="008979FA"/>
    <w:rsid w:val="008A0CA6"/>
    <w:rsid w:val="008A173A"/>
    <w:rsid w:val="008A197E"/>
    <w:rsid w:val="008A2022"/>
    <w:rsid w:val="008A21CD"/>
    <w:rsid w:val="008A2F65"/>
    <w:rsid w:val="008A38F7"/>
    <w:rsid w:val="008A39AF"/>
    <w:rsid w:val="008A5470"/>
    <w:rsid w:val="008A547B"/>
    <w:rsid w:val="008A585B"/>
    <w:rsid w:val="008A5DE9"/>
    <w:rsid w:val="008A5EF5"/>
    <w:rsid w:val="008A6059"/>
    <w:rsid w:val="008A6481"/>
    <w:rsid w:val="008A7A85"/>
    <w:rsid w:val="008A7D6B"/>
    <w:rsid w:val="008B02F8"/>
    <w:rsid w:val="008B1C36"/>
    <w:rsid w:val="008B1E53"/>
    <w:rsid w:val="008B2890"/>
    <w:rsid w:val="008B4557"/>
    <w:rsid w:val="008B57C1"/>
    <w:rsid w:val="008B5863"/>
    <w:rsid w:val="008B6BBA"/>
    <w:rsid w:val="008B6E46"/>
    <w:rsid w:val="008B7A4F"/>
    <w:rsid w:val="008C08B8"/>
    <w:rsid w:val="008C11AF"/>
    <w:rsid w:val="008C16D0"/>
    <w:rsid w:val="008C1C52"/>
    <w:rsid w:val="008C2568"/>
    <w:rsid w:val="008C260D"/>
    <w:rsid w:val="008C2707"/>
    <w:rsid w:val="008C3656"/>
    <w:rsid w:val="008C4D86"/>
    <w:rsid w:val="008D08AC"/>
    <w:rsid w:val="008D0951"/>
    <w:rsid w:val="008D0A3A"/>
    <w:rsid w:val="008D1A2C"/>
    <w:rsid w:val="008D1D4A"/>
    <w:rsid w:val="008D22FF"/>
    <w:rsid w:val="008D25D1"/>
    <w:rsid w:val="008D2765"/>
    <w:rsid w:val="008D29D9"/>
    <w:rsid w:val="008D2A54"/>
    <w:rsid w:val="008D401A"/>
    <w:rsid w:val="008D422F"/>
    <w:rsid w:val="008D65E9"/>
    <w:rsid w:val="008D7625"/>
    <w:rsid w:val="008D79D1"/>
    <w:rsid w:val="008D7D7B"/>
    <w:rsid w:val="008E0236"/>
    <w:rsid w:val="008E0386"/>
    <w:rsid w:val="008E0A66"/>
    <w:rsid w:val="008E0E16"/>
    <w:rsid w:val="008E12D2"/>
    <w:rsid w:val="008E1789"/>
    <w:rsid w:val="008E1F3D"/>
    <w:rsid w:val="008E3508"/>
    <w:rsid w:val="008E3B33"/>
    <w:rsid w:val="008E4CDE"/>
    <w:rsid w:val="008E57E8"/>
    <w:rsid w:val="008E6D6A"/>
    <w:rsid w:val="008E763F"/>
    <w:rsid w:val="008E7F1C"/>
    <w:rsid w:val="008F0687"/>
    <w:rsid w:val="008F0B15"/>
    <w:rsid w:val="008F0E84"/>
    <w:rsid w:val="008F1E78"/>
    <w:rsid w:val="008F1F7D"/>
    <w:rsid w:val="008F2B1F"/>
    <w:rsid w:val="008F3634"/>
    <w:rsid w:val="008F4531"/>
    <w:rsid w:val="008F488C"/>
    <w:rsid w:val="008F58B2"/>
    <w:rsid w:val="008F6776"/>
    <w:rsid w:val="008F67B2"/>
    <w:rsid w:val="0090028C"/>
    <w:rsid w:val="00900291"/>
    <w:rsid w:val="0090034F"/>
    <w:rsid w:val="009003C2"/>
    <w:rsid w:val="00900545"/>
    <w:rsid w:val="00900912"/>
    <w:rsid w:val="00900F91"/>
    <w:rsid w:val="009017C7"/>
    <w:rsid w:val="0090261D"/>
    <w:rsid w:val="0090332B"/>
    <w:rsid w:val="009037C6"/>
    <w:rsid w:val="00904A95"/>
    <w:rsid w:val="00904FA4"/>
    <w:rsid w:val="009062A3"/>
    <w:rsid w:val="00906A2A"/>
    <w:rsid w:val="00906BFC"/>
    <w:rsid w:val="00907040"/>
    <w:rsid w:val="00907697"/>
    <w:rsid w:val="009078DB"/>
    <w:rsid w:val="0091084D"/>
    <w:rsid w:val="00910A5D"/>
    <w:rsid w:val="0091189D"/>
    <w:rsid w:val="00912141"/>
    <w:rsid w:val="00912CD4"/>
    <w:rsid w:val="009144E0"/>
    <w:rsid w:val="00914583"/>
    <w:rsid w:val="00915476"/>
    <w:rsid w:val="009164DC"/>
    <w:rsid w:val="009169D1"/>
    <w:rsid w:val="00917D11"/>
    <w:rsid w:val="009201E9"/>
    <w:rsid w:val="0092026E"/>
    <w:rsid w:val="009209EA"/>
    <w:rsid w:val="0092131B"/>
    <w:rsid w:val="009215FF"/>
    <w:rsid w:val="009232D4"/>
    <w:rsid w:val="00923CB9"/>
    <w:rsid w:val="00924356"/>
    <w:rsid w:val="00926278"/>
    <w:rsid w:val="0092629F"/>
    <w:rsid w:val="009268F1"/>
    <w:rsid w:val="00926D18"/>
    <w:rsid w:val="00926D34"/>
    <w:rsid w:val="0092790B"/>
    <w:rsid w:val="00927A83"/>
    <w:rsid w:val="00927E76"/>
    <w:rsid w:val="00930B58"/>
    <w:rsid w:val="00931F51"/>
    <w:rsid w:val="00931FAB"/>
    <w:rsid w:val="00932149"/>
    <w:rsid w:val="00932184"/>
    <w:rsid w:val="00932488"/>
    <w:rsid w:val="00933527"/>
    <w:rsid w:val="0093477B"/>
    <w:rsid w:val="0093492F"/>
    <w:rsid w:val="009351CD"/>
    <w:rsid w:val="009353D3"/>
    <w:rsid w:val="00935716"/>
    <w:rsid w:val="00936576"/>
    <w:rsid w:val="00936FA1"/>
    <w:rsid w:val="00937153"/>
    <w:rsid w:val="0094068A"/>
    <w:rsid w:val="00940A73"/>
    <w:rsid w:val="00940AD2"/>
    <w:rsid w:val="00940B21"/>
    <w:rsid w:val="009427DD"/>
    <w:rsid w:val="00942865"/>
    <w:rsid w:val="009429D4"/>
    <w:rsid w:val="00943621"/>
    <w:rsid w:val="00943C16"/>
    <w:rsid w:val="0094551C"/>
    <w:rsid w:val="009466B7"/>
    <w:rsid w:val="009469CC"/>
    <w:rsid w:val="00946F0B"/>
    <w:rsid w:val="00947AAF"/>
    <w:rsid w:val="009504E3"/>
    <w:rsid w:val="0095092C"/>
    <w:rsid w:val="00950AEF"/>
    <w:rsid w:val="00950EAB"/>
    <w:rsid w:val="00950EEB"/>
    <w:rsid w:val="0095103A"/>
    <w:rsid w:val="00951383"/>
    <w:rsid w:val="00951483"/>
    <w:rsid w:val="009514F5"/>
    <w:rsid w:val="009517F9"/>
    <w:rsid w:val="00951D58"/>
    <w:rsid w:val="0095222F"/>
    <w:rsid w:val="00952293"/>
    <w:rsid w:val="00952306"/>
    <w:rsid w:val="00956AE8"/>
    <w:rsid w:val="00957CB7"/>
    <w:rsid w:val="00960DB1"/>
    <w:rsid w:val="00960F03"/>
    <w:rsid w:val="00961605"/>
    <w:rsid w:val="00961E42"/>
    <w:rsid w:val="009627BD"/>
    <w:rsid w:val="0096303C"/>
    <w:rsid w:val="00963C30"/>
    <w:rsid w:val="009645C2"/>
    <w:rsid w:val="00964946"/>
    <w:rsid w:val="00964FE2"/>
    <w:rsid w:val="009653D4"/>
    <w:rsid w:val="00965F1A"/>
    <w:rsid w:val="00966285"/>
    <w:rsid w:val="009670BA"/>
    <w:rsid w:val="009674EF"/>
    <w:rsid w:val="00971AC8"/>
    <w:rsid w:val="00971B7C"/>
    <w:rsid w:val="009724D9"/>
    <w:rsid w:val="00972779"/>
    <w:rsid w:val="00973561"/>
    <w:rsid w:val="00973B2D"/>
    <w:rsid w:val="00973BE8"/>
    <w:rsid w:val="009741CC"/>
    <w:rsid w:val="00974E09"/>
    <w:rsid w:val="00975F6C"/>
    <w:rsid w:val="00976340"/>
    <w:rsid w:val="00976C4C"/>
    <w:rsid w:val="00980123"/>
    <w:rsid w:val="009817F9"/>
    <w:rsid w:val="00981A2A"/>
    <w:rsid w:val="0098372F"/>
    <w:rsid w:val="00984057"/>
    <w:rsid w:val="00984E69"/>
    <w:rsid w:val="009858CD"/>
    <w:rsid w:val="00985FC1"/>
    <w:rsid w:val="009864D0"/>
    <w:rsid w:val="00987D92"/>
    <w:rsid w:val="009906AD"/>
    <w:rsid w:val="009913F6"/>
    <w:rsid w:val="0099362B"/>
    <w:rsid w:val="00994425"/>
    <w:rsid w:val="00994640"/>
    <w:rsid w:val="00995365"/>
    <w:rsid w:val="009960AE"/>
    <w:rsid w:val="00996B03"/>
    <w:rsid w:val="00996BE4"/>
    <w:rsid w:val="009978B2"/>
    <w:rsid w:val="009979D8"/>
    <w:rsid w:val="009A14B8"/>
    <w:rsid w:val="009A22A2"/>
    <w:rsid w:val="009A470B"/>
    <w:rsid w:val="009A5015"/>
    <w:rsid w:val="009A51A1"/>
    <w:rsid w:val="009A568F"/>
    <w:rsid w:val="009A57CC"/>
    <w:rsid w:val="009A687E"/>
    <w:rsid w:val="009A6B18"/>
    <w:rsid w:val="009B08C9"/>
    <w:rsid w:val="009B0C35"/>
    <w:rsid w:val="009B0F2A"/>
    <w:rsid w:val="009B1086"/>
    <w:rsid w:val="009B1FF8"/>
    <w:rsid w:val="009B2A42"/>
    <w:rsid w:val="009B2C0C"/>
    <w:rsid w:val="009B2D6A"/>
    <w:rsid w:val="009B35B6"/>
    <w:rsid w:val="009B43F5"/>
    <w:rsid w:val="009B6A57"/>
    <w:rsid w:val="009B72A4"/>
    <w:rsid w:val="009B7E8A"/>
    <w:rsid w:val="009C01B3"/>
    <w:rsid w:val="009C0395"/>
    <w:rsid w:val="009C2369"/>
    <w:rsid w:val="009C254B"/>
    <w:rsid w:val="009C2B3D"/>
    <w:rsid w:val="009C2D3F"/>
    <w:rsid w:val="009C30CD"/>
    <w:rsid w:val="009C347C"/>
    <w:rsid w:val="009C432B"/>
    <w:rsid w:val="009C705F"/>
    <w:rsid w:val="009C72FE"/>
    <w:rsid w:val="009C75FE"/>
    <w:rsid w:val="009D0787"/>
    <w:rsid w:val="009D0836"/>
    <w:rsid w:val="009D0BB7"/>
    <w:rsid w:val="009D1099"/>
    <w:rsid w:val="009D121A"/>
    <w:rsid w:val="009D1424"/>
    <w:rsid w:val="009D179A"/>
    <w:rsid w:val="009D1F0F"/>
    <w:rsid w:val="009D28FE"/>
    <w:rsid w:val="009D34E3"/>
    <w:rsid w:val="009D3535"/>
    <w:rsid w:val="009D3CB3"/>
    <w:rsid w:val="009D4F9F"/>
    <w:rsid w:val="009D5DE6"/>
    <w:rsid w:val="009D75E0"/>
    <w:rsid w:val="009D7C5C"/>
    <w:rsid w:val="009D7E40"/>
    <w:rsid w:val="009E02BF"/>
    <w:rsid w:val="009E3C3E"/>
    <w:rsid w:val="009E3E64"/>
    <w:rsid w:val="009E4DA6"/>
    <w:rsid w:val="009E51C8"/>
    <w:rsid w:val="009E559C"/>
    <w:rsid w:val="009E5813"/>
    <w:rsid w:val="009E6865"/>
    <w:rsid w:val="009F0543"/>
    <w:rsid w:val="009F059A"/>
    <w:rsid w:val="009F0840"/>
    <w:rsid w:val="009F101C"/>
    <w:rsid w:val="009F2728"/>
    <w:rsid w:val="009F30A8"/>
    <w:rsid w:val="009F421A"/>
    <w:rsid w:val="009F48B0"/>
    <w:rsid w:val="009F7319"/>
    <w:rsid w:val="00A009B7"/>
    <w:rsid w:val="00A00D5F"/>
    <w:rsid w:val="00A0168A"/>
    <w:rsid w:val="00A01AF4"/>
    <w:rsid w:val="00A022A3"/>
    <w:rsid w:val="00A022D6"/>
    <w:rsid w:val="00A045EE"/>
    <w:rsid w:val="00A04C41"/>
    <w:rsid w:val="00A052D6"/>
    <w:rsid w:val="00A06684"/>
    <w:rsid w:val="00A06D25"/>
    <w:rsid w:val="00A072A5"/>
    <w:rsid w:val="00A10C7F"/>
    <w:rsid w:val="00A12842"/>
    <w:rsid w:val="00A12849"/>
    <w:rsid w:val="00A12DF2"/>
    <w:rsid w:val="00A14060"/>
    <w:rsid w:val="00A15C6A"/>
    <w:rsid w:val="00A15D1F"/>
    <w:rsid w:val="00A16347"/>
    <w:rsid w:val="00A21826"/>
    <w:rsid w:val="00A21F44"/>
    <w:rsid w:val="00A22AB3"/>
    <w:rsid w:val="00A23EE6"/>
    <w:rsid w:val="00A24C8D"/>
    <w:rsid w:val="00A24D93"/>
    <w:rsid w:val="00A250DE"/>
    <w:rsid w:val="00A26320"/>
    <w:rsid w:val="00A2645B"/>
    <w:rsid w:val="00A277F5"/>
    <w:rsid w:val="00A30188"/>
    <w:rsid w:val="00A310D0"/>
    <w:rsid w:val="00A31FD5"/>
    <w:rsid w:val="00A32FCD"/>
    <w:rsid w:val="00A3306F"/>
    <w:rsid w:val="00A3348B"/>
    <w:rsid w:val="00A34C92"/>
    <w:rsid w:val="00A35391"/>
    <w:rsid w:val="00A35BBD"/>
    <w:rsid w:val="00A37154"/>
    <w:rsid w:val="00A37AC7"/>
    <w:rsid w:val="00A37C1A"/>
    <w:rsid w:val="00A37F52"/>
    <w:rsid w:val="00A404CD"/>
    <w:rsid w:val="00A418DA"/>
    <w:rsid w:val="00A41B24"/>
    <w:rsid w:val="00A43E33"/>
    <w:rsid w:val="00A44047"/>
    <w:rsid w:val="00A44A05"/>
    <w:rsid w:val="00A4569F"/>
    <w:rsid w:val="00A4627E"/>
    <w:rsid w:val="00A46A6D"/>
    <w:rsid w:val="00A46FCB"/>
    <w:rsid w:val="00A4796B"/>
    <w:rsid w:val="00A50250"/>
    <w:rsid w:val="00A5108D"/>
    <w:rsid w:val="00A5187E"/>
    <w:rsid w:val="00A52091"/>
    <w:rsid w:val="00A5232D"/>
    <w:rsid w:val="00A525F9"/>
    <w:rsid w:val="00A5298B"/>
    <w:rsid w:val="00A534AA"/>
    <w:rsid w:val="00A53819"/>
    <w:rsid w:val="00A538C3"/>
    <w:rsid w:val="00A53CAE"/>
    <w:rsid w:val="00A53F0A"/>
    <w:rsid w:val="00A54DD9"/>
    <w:rsid w:val="00A55539"/>
    <w:rsid w:val="00A5597E"/>
    <w:rsid w:val="00A55D6A"/>
    <w:rsid w:val="00A56F90"/>
    <w:rsid w:val="00A57100"/>
    <w:rsid w:val="00A57EEA"/>
    <w:rsid w:val="00A606F7"/>
    <w:rsid w:val="00A65313"/>
    <w:rsid w:val="00A661DA"/>
    <w:rsid w:val="00A67E70"/>
    <w:rsid w:val="00A70334"/>
    <w:rsid w:val="00A70653"/>
    <w:rsid w:val="00A70A50"/>
    <w:rsid w:val="00A7122B"/>
    <w:rsid w:val="00A716A5"/>
    <w:rsid w:val="00A719D0"/>
    <w:rsid w:val="00A734F7"/>
    <w:rsid w:val="00A73E5D"/>
    <w:rsid w:val="00A74346"/>
    <w:rsid w:val="00A74844"/>
    <w:rsid w:val="00A75908"/>
    <w:rsid w:val="00A801A3"/>
    <w:rsid w:val="00A80328"/>
    <w:rsid w:val="00A80C05"/>
    <w:rsid w:val="00A81CB6"/>
    <w:rsid w:val="00A82084"/>
    <w:rsid w:val="00A82416"/>
    <w:rsid w:val="00A829C7"/>
    <w:rsid w:val="00A82AA3"/>
    <w:rsid w:val="00A82B01"/>
    <w:rsid w:val="00A90F17"/>
    <w:rsid w:val="00A917C2"/>
    <w:rsid w:val="00A939E3"/>
    <w:rsid w:val="00A93B43"/>
    <w:rsid w:val="00A940DB"/>
    <w:rsid w:val="00A94144"/>
    <w:rsid w:val="00A96333"/>
    <w:rsid w:val="00A9664B"/>
    <w:rsid w:val="00A97D57"/>
    <w:rsid w:val="00AA18ED"/>
    <w:rsid w:val="00AA2C81"/>
    <w:rsid w:val="00AA2D55"/>
    <w:rsid w:val="00AA2DFC"/>
    <w:rsid w:val="00AA3A77"/>
    <w:rsid w:val="00AA47CC"/>
    <w:rsid w:val="00AA53E7"/>
    <w:rsid w:val="00AA58D8"/>
    <w:rsid w:val="00AA59CD"/>
    <w:rsid w:val="00AB01F5"/>
    <w:rsid w:val="00AB03DD"/>
    <w:rsid w:val="00AB1873"/>
    <w:rsid w:val="00AB4243"/>
    <w:rsid w:val="00AB573D"/>
    <w:rsid w:val="00AB5BCA"/>
    <w:rsid w:val="00AB610F"/>
    <w:rsid w:val="00AB667E"/>
    <w:rsid w:val="00AC172E"/>
    <w:rsid w:val="00AC190F"/>
    <w:rsid w:val="00AC2495"/>
    <w:rsid w:val="00AC2F6E"/>
    <w:rsid w:val="00AC2FA0"/>
    <w:rsid w:val="00AC3B6D"/>
    <w:rsid w:val="00AC48AA"/>
    <w:rsid w:val="00AC5756"/>
    <w:rsid w:val="00AC5BF8"/>
    <w:rsid w:val="00AC6C85"/>
    <w:rsid w:val="00AC708F"/>
    <w:rsid w:val="00AD0341"/>
    <w:rsid w:val="00AD0E01"/>
    <w:rsid w:val="00AD17E9"/>
    <w:rsid w:val="00AD2170"/>
    <w:rsid w:val="00AD253E"/>
    <w:rsid w:val="00AD2CD8"/>
    <w:rsid w:val="00AD300D"/>
    <w:rsid w:val="00AD32BB"/>
    <w:rsid w:val="00AD32E1"/>
    <w:rsid w:val="00AD4D86"/>
    <w:rsid w:val="00AD5D10"/>
    <w:rsid w:val="00AE190F"/>
    <w:rsid w:val="00AE224A"/>
    <w:rsid w:val="00AE23AA"/>
    <w:rsid w:val="00AE3289"/>
    <w:rsid w:val="00AE3846"/>
    <w:rsid w:val="00AE418D"/>
    <w:rsid w:val="00AE4DC7"/>
    <w:rsid w:val="00AE5DF8"/>
    <w:rsid w:val="00AE5F2E"/>
    <w:rsid w:val="00AE71A3"/>
    <w:rsid w:val="00AF0714"/>
    <w:rsid w:val="00AF18AB"/>
    <w:rsid w:val="00AF1BBF"/>
    <w:rsid w:val="00AF2C9A"/>
    <w:rsid w:val="00AF34A4"/>
    <w:rsid w:val="00AF3CBC"/>
    <w:rsid w:val="00AF6444"/>
    <w:rsid w:val="00AF6B36"/>
    <w:rsid w:val="00AF76FD"/>
    <w:rsid w:val="00AF7811"/>
    <w:rsid w:val="00AF792F"/>
    <w:rsid w:val="00AF7B93"/>
    <w:rsid w:val="00B0047A"/>
    <w:rsid w:val="00B00B6A"/>
    <w:rsid w:val="00B00BB1"/>
    <w:rsid w:val="00B00EEF"/>
    <w:rsid w:val="00B01122"/>
    <w:rsid w:val="00B01255"/>
    <w:rsid w:val="00B030E5"/>
    <w:rsid w:val="00B033A0"/>
    <w:rsid w:val="00B037C7"/>
    <w:rsid w:val="00B05496"/>
    <w:rsid w:val="00B066B6"/>
    <w:rsid w:val="00B06C12"/>
    <w:rsid w:val="00B07C00"/>
    <w:rsid w:val="00B07F9E"/>
    <w:rsid w:val="00B1251D"/>
    <w:rsid w:val="00B1276A"/>
    <w:rsid w:val="00B12D9E"/>
    <w:rsid w:val="00B13A50"/>
    <w:rsid w:val="00B14A3C"/>
    <w:rsid w:val="00B14DE4"/>
    <w:rsid w:val="00B150F5"/>
    <w:rsid w:val="00B155E8"/>
    <w:rsid w:val="00B16B3E"/>
    <w:rsid w:val="00B17ABA"/>
    <w:rsid w:val="00B17C4F"/>
    <w:rsid w:val="00B210BB"/>
    <w:rsid w:val="00B22473"/>
    <w:rsid w:val="00B23060"/>
    <w:rsid w:val="00B241CC"/>
    <w:rsid w:val="00B24BFC"/>
    <w:rsid w:val="00B25EC8"/>
    <w:rsid w:val="00B27C34"/>
    <w:rsid w:val="00B306A9"/>
    <w:rsid w:val="00B310E9"/>
    <w:rsid w:val="00B3326B"/>
    <w:rsid w:val="00B3457A"/>
    <w:rsid w:val="00B347D5"/>
    <w:rsid w:val="00B35183"/>
    <w:rsid w:val="00B3663B"/>
    <w:rsid w:val="00B37004"/>
    <w:rsid w:val="00B37A49"/>
    <w:rsid w:val="00B4267C"/>
    <w:rsid w:val="00B452ED"/>
    <w:rsid w:val="00B456D2"/>
    <w:rsid w:val="00B46312"/>
    <w:rsid w:val="00B4753A"/>
    <w:rsid w:val="00B476F9"/>
    <w:rsid w:val="00B5028B"/>
    <w:rsid w:val="00B503A4"/>
    <w:rsid w:val="00B507A4"/>
    <w:rsid w:val="00B519F7"/>
    <w:rsid w:val="00B51D27"/>
    <w:rsid w:val="00B531F8"/>
    <w:rsid w:val="00B53642"/>
    <w:rsid w:val="00B53685"/>
    <w:rsid w:val="00B53933"/>
    <w:rsid w:val="00B5394D"/>
    <w:rsid w:val="00B53B92"/>
    <w:rsid w:val="00B555F1"/>
    <w:rsid w:val="00B55898"/>
    <w:rsid w:val="00B565A5"/>
    <w:rsid w:val="00B57050"/>
    <w:rsid w:val="00B60A65"/>
    <w:rsid w:val="00B61135"/>
    <w:rsid w:val="00B61BB9"/>
    <w:rsid w:val="00B623D2"/>
    <w:rsid w:val="00B640C4"/>
    <w:rsid w:val="00B65430"/>
    <w:rsid w:val="00B663E8"/>
    <w:rsid w:val="00B670FA"/>
    <w:rsid w:val="00B67CE5"/>
    <w:rsid w:val="00B705E4"/>
    <w:rsid w:val="00B710A7"/>
    <w:rsid w:val="00B71513"/>
    <w:rsid w:val="00B71777"/>
    <w:rsid w:val="00B724AB"/>
    <w:rsid w:val="00B729B1"/>
    <w:rsid w:val="00B72BA9"/>
    <w:rsid w:val="00B73794"/>
    <w:rsid w:val="00B745A0"/>
    <w:rsid w:val="00B75B25"/>
    <w:rsid w:val="00B75E5C"/>
    <w:rsid w:val="00B760DE"/>
    <w:rsid w:val="00B7652E"/>
    <w:rsid w:val="00B76731"/>
    <w:rsid w:val="00B76D28"/>
    <w:rsid w:val="00B77B39"/>
    <w:rsid w:val="00B77D4B"/>
    <w:rsid w:val="00B814BD"/>
    <w:rsid w:val="00B81FF8"/>
    <w:rsid w:val="00B82FB7"/>
    <w:rsid w:val="00B82FF3"/>
    <w:rsid w:val="00B831D1"/>
    <w:rsid w:val="00B8328E"/>
    <w:rsid w:val="00B83536"/>
    <w:rsid w:val="00B83DB8"/>
    <w:rsid w:val="00B83FC0"/>
    <w:rsid w:val="00B84222"/>
    <w:rsid w:val="00B84644"/>
    <w:rsid w:val="00B85197"/>
    <w:rsid w:val="00B858D2"/>
    <w:rsid w:val="00B85BFE"/>
    <w:rsid w:val="00B87866"/>
    <w:rsid w:val="00B91274"/>
    <w:rsid w:val="00B91A86"/>
    <w:rsid w:val="00B93B2B"/>
    <w:rsid w:val="00B947C2"/>
    <w:rsid w:val="00B95F44"/>
    <w:rsid w:val="00B96B2B"/>
    <w:rsid w:val="00B97085"/>
    <w:rsid w:val="00B97E5A"/>
    <w:rsid w:val="00BA0205"/>
    <w:rsid w:val="00BA0B3C"/>
    <w:rsid w:val="00BA146D"/>
    <w:rsid w:val="00BA1E95"/>
    <w:rsid w:val="00BA20F8"/>
    <w:rsid w:val="00BA26AD"/>
    <w:rsid w:val="00BA544E"/>
    <w:rsid w:val="00BA62D3"/>
    <w:rsid w:val="00BA6B99"/>
    <w:rsid w:val="00BA7BB1"/>
    <w:rsid w:val="00BB01CC"/>
    <w:rsid w:val="00BB0448"/>
    <w:rsid w:val="00BB2966"/>
    <w:rsid w:val="00BB345D"/>
    <w:rsid w:val="00BB394B"/>
    <w:rsid w:val="00BB4535"/>
    <w:rsid w:val="00BB4D09"/>
    <w:rsid w:val="00BB536A"/>
    <w:rsid w:val="00BB6B37"/>
    <w:rsid w:val="00BB7707"/>
    <w:rsid w:val="00BB7E24"/>
    <w:rsid w:val="00BB7E72"/>
    <w:rsid w:val="00BC0210"/>
    <w:rsid w:val="00BC463E"/>
    <w:rsid w:val="00BC4A67"/>
    <w:rsid w:val="00BC5E82"/>
    <w:rsid w:val="00BC62BA"/>
    <w:rsid w:val="00BC703D"/>
    <w:rsid w:val="00BC7086"/>
    <w:rsid w:val="00BC7796"/>
    <w:rsid w:val="00BC7A2C"/>
    <w:rsid w:val="00BC7CCC"/>
    <w:rsid w:val="00BD0CCB"/>
    <w:rsid w:val="00BD178E"/>
    <w:rsid w:val="00BD19CC"/>
    <w:rsid w:val="00BD219E"/>
    <w:rsid w:val="00BD281E"/>
    <w:rsid w:val="00BD28D8"/>
    <w:rsid w:val="00BD2AFC"/>
    <w:rsid w:val="00BD3C38"/>
    <w:rsid w:val="00BD3E54"/>
    <w:rsid w:val="00BD3E95"/>
    <w:rsid w:val="00BD4386"/>
    <w:rsid w:val="00BD4869"/>
    <w:rsid w:val="00BD5DE7"/>
    <w:rsid w:val="00BD695E"/>
    <w:rsid w:val="00BD7592"/>
    <w:rsid w:val="00BD7605"/>
    <w:rsid w:val="00BD7FF0"/>
    <w:rsid w:val="00BE05E1"/>
    <w:rsid w:val="00BE1FD5"/>
    <w:rsid w:val="00BE3C86"/>
    <w:rsid w:val="00BE632E"/>
    <w:rsid w:val="00BE776F"/>
    <w:rsid w:val="00BE7ED5"/>
    <w:rsid w:val="00BF077F"/>
    <w:rsid w:val="00BF1439"/>
    <w:rsid w:val="00BF2D5A"/>
    <w:rsid w:val="00BF37F9"/>
    <w:rsid w:val="00BF3F89"/>
    <w:rsid w:val="00BF4711"/>
    <w:rsid w:val="00BF510A"/>
    <w:rsid w:val="00BF562C"/>
    <w:rsid w:val="00BF58FE"/>
    <w:rsid w:val="00BF6060"/>
    <w:rsid w:val="00BF72B8"/>
    <w:rsid w:val="00C03982"/>
    <w:rsid w:val="00C04C77"/>
    <w:rsid w:val="00C04D2D"/>
    <w:rsid w:val="00C04F64"/>
    <w:rsid w:val="00C05993"/>
    <w:rsid w:val="00C05D6D"/>
    <w:rsid w:val="00C06466"/>
    <w:rsid w:val="00C066E7"/>
    <w:rsid w:val="00C06997"/>
    <w:rsid w:val="00C069CF"/>
    <w:rsid w:val="00C06C25"/>
    <w:rsid w:val="00C076D4"/>
    <w:rsid w:val="00C07E12"/>
    <w:rsid w:val="00C10200"/>
    <w:rsid w:val="00C10A28"/>
    <w:rsid w:val="00C11336"/>
    <w:rsid w:val="00C11CFF"/>
    <w:rsid w:val="00C12FF6"/>
    <w:rsid w:val="00C13906"/>
    <w:rsid w:val="00C140CC"/>
    <w:rsid w:val="00C14786"/>
    <w:rsid w:val="00C147F6"/>
    <w:rsid w:val="00C158C4"/>
    <w:rsid w:val="00C158D4"/>
    <w:rsid w:val="00C15F2F"/>
    <w:rsid w:val="00C16787"/>
    <w:rsid w:val="00C16D86"/>
    <w:rsid w:val="00C1730A"/>
    <w:rsid w:val="00C17E9E"/>
    <w:rsid w:val="00C20480"/>
    <w:rsid w:val="00C20BD7"/>
    <w:rsid w:val="00C21C61"/>
    <w:rsid w:val="00C224A8"/>
    <w:rsid w:val="00C23012"/>
    <w:rsid w:val="00C23483"/>
    <w:rsid w:val="00C2463A"/>
    <w:rsid w:val="00C25465"/>
    <w:rsid w:val="00C2559C"/>
    <w:rsid w:val="00C26DEC"/>
    <w:rsid w:val="00C27A5E"/>
    <w:rsid w:val="00C27EEB"/>
    <w:rsid w:val="00C30951"/>
    <w:rsid w:val="00C310E8"/>
    <w:rsid w:val="00C31573"/>
    <w:rsid w:val="00C3198C"/>
    <w:rsid w:val="00C31C7E"/>
    <w:rsid w:val="00C327AA"/>
    <w:rsid w:val="00C329C4"/>
    <w:rsid w:val="00C330BF"/>
    <w:rsid w:val="00C33FA4"/>
    <w:rsid w:val="00C348D7"/>
    <w:rsid w:val="00C35045"/>
    <w:rsid w:val="00C356DF"/>
    <w:rsid w:val="00C35761"/>
    <w:rsid w:val="00C361EB"/>
    <w:rsid w:val="00C36430"/>
    <w:rsid w:val="00C3787E"/>
    <w:rsid w:val="00C37894"/>
    <w:rsid w:val="00C3790A"/>
    <w:rsid w:val="00C40068"/>
    <w:rsid w:val="00C40227"/>
    <w:rsid w:val="00C40F89"/>
    <w:rsid w:val="00C412B9"/>
    <w:rsid w:val="00C41FD8"/>
    <w:rsid w:val="00C4256A"/>
    <w:rsid w:val="00C42774"/>
    <w:rsid w:val="00C45947"/>
    <w:rsid w:val="00C46255"/>
    <w:rsid w:val="00C46A9A"/>
    <w:rsid w:val="00C5006C"/>
    <w:rsid w:val="00C50337"/>
    <w:rsid w:val="00C517D3"/>
    <w:rsid w:val="00C52C26"/>
    <w:rsid w:val="00C53DDC"/>
    <w:rsid w:val="00C549EE"/>
    <w:rsid w:val="00C54EBE"/>
    <w:rsid w:val="00C55AB5"/>
    <w:rsid w:val="00C55DEF"/>
    <w:rsid w:val="00C5614D"/>
    <w:rsid w:val="00C56271"/>
    <w:rsid w:val="00C573D8"/>
    <w:rsid w:val="00C57D95"/>
    <w:rsid w:val="00C60E72"/>
    <w:rsid w:val="00C611DA"/>
    <w:rsid w:val="00C628A4"/>
    <w:rsid w:val="00C63BA8"/>
    <w:rsid w:val="00C6433C"/>
    <w:rsid w:val="00C646AF"/>
    <w:rsid w:val="00C66F8D"/>
    <w:rsid w:val="00C6731B"/>
    <w:rsid w:val="00C67986"/>
    <w:rsid w:val="00C708D5"/>
    <w:rsid w:val="00C71595"/>
    <w:rsid w:val="00C71D4B"/>
    <w:rsid w:val="00C73005"/>
    <w:rsid w:val="00C73B3B"/>
    <w:rsid w:val="00C74535"/>
    <w:rsid w:val="00C74BE2"/>
    <w:rsid w:val="00C7500B"/>
    <w:rsid w:val="00C75CB6"/>
    <w:rsid w:val="00C8122C"/>
    <w:rsid w:val="00C81478"/>
    <w:rsid w:val="00C81DF5"/>
    <w:rsid w:val="00C82805"/>
    <w:rsid w:val="00C829A6"/>
    <w:rsid w:val="00C831E4"/>
    <w:rsid w:val="00C83A05"/>
    <w:rsid w:val="00C845EE"/>
    <w:rsid w:val="00C8759A"/>
    <w:rsid w:val="00C87FB8"/>
    <w:rsid w:val="00C87FDB"/>
    <w:rsid w:val="00C90738"/>
    <w:rsid w:val="00C90E5D"/>
    <w:rsid w:val="00C929FB"/>
    <w:rsid w:val="00C92B52"/>
    <w:rsid w:val="00C933F6"/>
    <w:rsid w:val="00C93530"/>
    <w:rsid w:val="00C943B6"/>
    <w:rsid w:val="00C95980"/>
    <w:rsid w:val="00C9659E"/>
    <w:rsid w:val="00C966D9"/>
    <w:rsid w:val="00C96BCB"/>
    <w:rsid w:val="00C96BFB"/>
    <w:rsid w:val="00C97D10"/>
    <w:rsid w:val="00CA014D"/>
    <w:rsid w:val="00CA1ACE"/>
    <w:rsid w:val="00CA23E3"/>
    <w:rsid w:val="00CA25FA"/>
    <w:rsid w:val="00CA277B"/>
    <w:rsid w:val="00CA34C5"/>
    <w:rsid w:val="00CA3629"/>
    <w:rsid w:val="00CA4085"/>
    <w:rsid w:val="00CA6AB9"/>
    <w:rsid w:val="00CA7485"/>
    <w:rsid w:val="00CA769C"/>
    <w:rsid w:val="00CA7897"/>
    <w:rsid w:val="00CA78DB"/>
    <w:rsid w:val="00CB105D"/>
    <w:rsid w:val="00CB1146"/>
    <w:rsid w:val="00CB14E1"/>
    <w:rsid w:val="00CB1AC2"/>
    <w:rsid w:val="00CB1E2C"/>
    <w:rsid w:val="00CB2064"/>
    <w:rsid w:val="00CB29A3"/>
    <w:rsid w:val="00CB2DE8"/>
    <w:rsid w:val="00CB3635"/>
    <w:rsid w:val="00CB379A"/>
    <w:rsid w:val="00CB3E58"/>
    <w:rsid w:val="00CB4476"/>
    <w:rsid w:val="00CB4772"/>
    <w:rsid w:val="00CB4EBE"/>
    <w:rsid w:val="00CB52C5"/>
    <w:rsid w:val="00CB56D1"/>
    <w:rsid w:val="00CB5920"/>
    <w:rsid w:val="00CB742A"/>
    <w:rsid w:val="00CB7FD1"/>
    <w:rsid w:val="00CC0104"/>
    <w:rsid w:val="00CC02B9"/>
    <w:rsid w:val="00CC0B34"/>
    <w:rsid w:val="00CC1130"/>
    <w:rsid w:val="00CC28B1"/>
    <w:rsid w:val="00CC3851"/>
    <w:rsid w:val="00CC4127"/>
    <w:rsid w:val="00CC5DFF"/>
    <w:rsid w:val="00CC6C10"/>
    <w:rsid w:val="00CD026A"/>
    <w:rsid w:val="00CD105B"/>
    <w:rsid w:val="00CD21AE"/>
    <w:rsid w:val="00CD24BD"/>
    <w:rsid w:val="00CD27BB"/>
    <w:rsid w:val="00CD3200"/>
    <w:rsid w:val="00CD35F5"/>
    <w:rsid w:val="00CD4E0C"/>
    <w:rsid w:val="00CD5067"/>
    <w:rsid w:val="00CD5A09"/>
    <w:rsid w:val="00CD7413"/>
    <w:rsid w:val="00CD772A"/>
    <w:rsid w:val="00CD7A8F"/>
    <w:rsid w:val="00CD7BEC"/>
    <w:rsid w:val="00CE0A94"/>
    <w:rsid w:val="00CE0D00"/>
    <w:rsid w:val="00CE21C1"/>
    <w:rsid w:val="00CE22A2"/>
    <w:rsid w:val="00CE274E"/>
    <w:rsid w:val="00CE2A05"/>
    <w:rsid w:val="00CE2D2C"/>
    <w:rsid w:val="00CE2D6F"/>
    <w:rsid w:val="00CE4920"/>
    <w:rsid w:val="00CE4F4E"/>
    <w:rsid w:val="00CE5D7E"/>
    <w:rsid w:val="00CF013E"/>
    <w:rsid w:val="00CF01BB"/>
    <w:rsid w:val="00CF25E9"/>
    <w:rsid w:val="00CF2C62"/>
    <w:rsid w:val="00CF2C87"/>
    <w:rsid w:val="00CF2CEC"/>
    <w:rsid w:val="00CF31B7"/>
    <w:rsid w:val="00CF3C12"/>
    <w:rsid w:val="00CF6E12"/>
    <w:rsid w:val="00CF6E5D"/>
    <w:rsid w:val="00CF6F04"/>
    <w:rsid w:val="00CF7331"/>
    <w:rsid w:val="00D0051E"/>
    <w:rsid w:val="00D00522"/>
    <w:rsid w:val="00D00559"/>
    <w:rsid w:val="00D00F35"/>
    <w:rsid w:val="00D00FFC"/>
    <w:rsid w:val="00D028B4"/>
    <w:rsid w:val="00D02A7A"/>
    <w:rsid w:val="00D02DD2"/>
    <w:rsid w:val="00D03F11"/>
    <w:rsid w:val="00D0401F"/>
    <w:rsid w:val="00D0474C"/>
    <w:rsid w:val="00D058E4"/>
    <w:rsid w:val="00D059A7"/>
    <w:rsid w:val="00D059AF"/>
    <w:rsid w:val="00D072B3"/>
    <w:rsid w:val="00D075DB"/>
    <w:rsid w:val="00D07D65"/>
    <w:rsid w:val="00D07DA5"/>
    <w:rsid w:val="00D105FA"/>
    <w:rsid w:val="00D11746"/>
    <w:rsid w:val="00D122D0"/>
    <w:rsid w:val="00D1271E"/>
    <w:rsid w:val="00D13412"/>
    <w:rsid w:val="00D14102"/>
    <w:rsid w:val="00D16330"/>
    <w:rsid w:val="00D16B23"/>
    <w:rsid w:val="00D16F2A"/>
    <w:rsid w:val="00D174C6"/>
    <w:rsid w:val="00D178A6"/>
    <w:rsid w:val="00D17BD7"/>
    <w:rsid w:val="00D17E50"/>
    <w:rsid w:val="00D20343"/>
    <w:rsid w:val="00D20678"/>
    <w:rsid w:val="00D20E78"/>
    <w:rsid w:val="00D2162F"/>
    <w:rsid w:val="00D2241A"/>
    <w:rsid w:val="00D22E6A"/>
    <w:rsid w:val="00D23887"/>
    <w:rsid w:val="00D23A22"/>
    <w:rsid w:val="00D23C82"/>
    <w:rsid w:val="00D248F0"/>
    <w:rsid w:val="00D257FB"/>
    <w:rsid w:val="00D25DF5"/>
    <w:rsid w:val="00D2607A"/>
    <w:rsid w:val="00D26AD8"/>
    <w:rsid w:val="00D26E65"/>
    <w:rsid w:val="00D27218"/>
    <w:rsid w:val="00D2744A"/>
    <w:rsid w:val="00D27A7F"/>
    <w:rsid w:val="00D27D21"/>
    <w:rsid w:val="00D27EDF"/>
    <w:rsid w:val="00D31021"/>
    <w:rsid w:val="00D31B98"/>
    <w:rsid w:val="00D32341"/>
    <w:rsid w:val="00D324F0"/>
    <w:rsid w:val="00D32776"/>
    <w:rsid w:val="00D331E2"/>
    <w:rsid w:val="00D35F52"/>
    <w:rsid w:val="00D37E7D"/>
    <w:rsid w:val="00D40242"/>
    <w:rsid w:val="00D4048E"/>
    <w:rsid w:val="00D413E4"/>
    <w:rsid w:val="00D4156C"/>
    <w:rsid w:val="00D41920"/>
    <w:rsid w:val="00D41B29"/>
    <w:rsid w:val="00D42DE6"/>
    <w:rsid w:val="00D45144"/>
    <w:rsid w:val="00D46F0E"/>
    <w:rsid w:val="00D47618"/>
    <w:rsid w:val="00D477F1"/>
    <w:rsid w:val="00D5007A"/>
    <w:rsid w:val="00D50B5B"/>
    <w:rsid w:val="00D52917"/>
    <w:rsid w:val="00D53ACA"/>
    <w:rsid w:val="00D54FE3"/>
    <w:rsid w:val="00D55E8A"/>
    <w:rsid w:val="00D56F17"/>
    <w:rsid w:val="00D57073"/>
    <w:rsid w:val="00D57781"/>
    <w:rsid w:val="00D60350"/>
    <w:rsid w:val="00D604D7"/>
    <w:rsid w:val="00D60996"/>
    <w:rsid w:val="00D60AB1"/>
    <w:rsid w:val="00D625F4"/>
    <w:rsid w:val="00D6327C"/>
    <w:rsid w:val="00D63520"/>
    <w:rsid w:val="00D637CE"/>
    <w:rsid w:val="00D6394A"/>
    <w:rsid w:val="00D63C3D"/>
    <w:rsid w:val="00D6425C"/>
    <w:rsid w:val="00D648C4"/>
    <w:rsid w:val="00D64B82"/>
    <w:rsid w:val="00D65391"/>
    <w:rsid w:val="00D65952"/>
    <w:rsid w:val="00D65A76"/>
    <w:rsid w:val="00D65D62"/>
    <w:rsid w:val="00D66492"/>
    <w:rsid w:val="00D675F8"/>
    <w:rsid w:val="00D67709"/>
    <w:rsid w:val="00D679AA"/>
    <w:rsid w:val="00D701E2"/>
    <w:rsid w:val="00D71351"/>
    <w:rsid w:val="00D719C3"/>
    <w:rsid w:val="00D742FA"/>
    <w:rsid w:val="00D744BC"/>
    <w:rsid w:val="00D744E5"/>
    <w:rsid w:val="00D760AD"/>
    <w:rsid w:val="00D76ED8"/>
    <w:rsid w:val="00D77F70"/>
    <w:rsid w:val="00D801E2"/>
    <w:rsid w:val="00D80DC2"/>
    <w:rsid w:val="00D81841"/>
    <w:rsid w:val="00D821E8"/>
    <w:rsid w:val="00D8757A"/>
    <w:rsid w:val="00D87666"/>
    <w:rsid w:val="00D87B44"/>
    <w:rsid w:val="00D91082"/>
    <w:rsid w:val="00D918B8"/>
    <w:rsid w:val="00D935B8"/>
    <w:rsid w:val="00D94F40"/>
    <w:rsid w:val="00D95457"/>
    <w:rsid w:val="00D95C41"/>
    <w:rsid w:val="00D96131"/>
    <w:rsid w:val="00D9748B"/>
    <w:rsid w:val="00D976D4"/>
    <w:rsid w:val="00DA0437"/>
    <w:rsid w:val="00DA1291"/>
    <w:rsid w:val="00DA1F9B"/>
    <w:rsid w:val="00DA2677"/>
    <w:rsid w:val="00DA316F"/>
    <w:rsid w:val="00DA3338"/>
    <w:rsid w:val="00DA3993"/>
    <w:rsid w:val="00DA5160"/>
    <w:rsid w:val="00DA5933"/>
    <w:rsid w:val="00DA66D4"/>
    <w:rsid w:val="00DA75BA"/>
    <w:rsid w:val="00DB0C2C"/>
    <w:rsid w:val="00DB20E6"/>
    <w:rsid w:val="00DB26E4"/>
    <w:rsid w:val="00DB2E56"/>
    <w:rsid w:val="00DB43EF"/>
    <w:rsid w:val="00DB5B16"/>
    <w:rsid w:val="00DB5D71"/>
    <w:rsid w:val="00DB5EA6"/>
    <w:rsid w:val="00DB6131"/>
    <w:rsid w:val="00DB7A1E"/>
    <w:rsid w:val="00DC0C80"/>
    <w:rsid w:val="00DC1758"/>
    <w:rsid w:val="00DC1E74"/>
    <w:rsid w:val="00DC1EDC"/>
    <w:rsid w:val="00DC1F1F"/>
    <w:rsid w:val="00DC2CE1"/>
    <w:rsid w:val="00DC2D00"/>
    <w:rsid w:val="00DC2F48"/>
    <w:rsid w:val="00DC4453"/>
    <w:rsid w:val="00DC6564"/>
    <w:rsid w:val="00DC6614"/>
    <w:rsid w:val="00DC66C2"/>
    <w:rsid w:val="00DC68CE"/>
    <w:rsid w:val="00DC6ACA"/>
    <w:rsid w:val="00DC6AF1"/>
    <w:rsid w:val="00DC6EA5"/>
    <w:rsid w:val="00DD0D20"/>
    <w:rsid w:val="00DD2E54"/>
    <w:rsid w:val="00DD2E79"/>
    <w:rsid w:val="00DD2FCF"/>
    <w:rsid w:val="00DD394A"/>
    <w:rsid w:val="00DD3CAA"/>
    <w:rsid w:val="00DD3D08"/>
    <w:rsid w:val="00DD4219"/>
    <w:rsid w:val="00DD4BAE"/>
    <w:rsid w:val="00DD6718"/>
    <w:rsid w:val="00DD71F0"/>
    <w:rsid w:val="00DE012B"/>
    <w:rsid w:val="00DE249F"/>
    <w:rsid w:val="00DE49FE"/>
    <w:rsid w:val="00DE4A88"/>
    <w:rsid w:val="00DE62DA"/>
    <w:rsid w:val="00DE63BA"/>
    <w:rsid w:val="00DE7687"/>
    <w:rsid w:val="00DF09D5"/>
    <w:rsid w:val="00DF1A08"/>
    <w:rsid w:val="00DF2AE4"/>
    <w:rsid w:val="00DF470E"/>
    <w:rsid w:val="00DF6F70"/>
    <w:rsid w:val="00DF763F"/>
    <w:rsid w:val="00DF7660"/>
    <w:rsid w:val="00E00011"/>
    <w:rsid w:val="00E001B2"/>
    <w:rsid w:val="00E0052E"/>
    <w:rsid w:val="00E00F3D"/>
    <w:rsid w:val="00E02170"/>
    <w:rsid w:val="00E05823"/>
    <w:rsid w:val="00E079BD"/>
    <w:rsid w:val="00E07ACC"/>
    <w:rsid w:val="00E07AD1"/>
    <w:rsid w:val="00E10258"/>
    <w:rsid w:val="00E11D85"/>
    <w:rsid w:val="00E13B9B"/>
    <w:rsid w:val="00E1447E"/>
    <w:rsid w:val="00E146F8"/>
    <w:rsid w:val="00E148E4"/>
    <w:rsid w:val="00E15B6F"/>
    <w:rsid w:val="00E16192"/>
    <w:rsid w:val="00E16A9A"/>
    <w:rsid w:val="00E16E04"/>
    <w:rsid w:val="00E1709D"/>
    <w:rsid w:val="00E170B9"/>
    <w:rsid w:val="00E17FB1"/>
    <w:rsid w:val="00E2054C"/>
    <w:rsid w:val="00E20648"/>
    <w:rsid w:val="00E207DA"/>
    <w:rsid w:val="00E20E8D"/>
    <w:rsid w:val="00E21253"/>
    <w:rsid w:val="00E21B0C"/>
    <w:rsid w:val="00E21E7D"/>
    <w:rsid w:val="00E22170"/>
    <w:rsid w:val="00E221E2"/>
    <w:rsid w:val="00E22A6E"/>
    <w:rsid w:val="00E235CE"/>
    <w:rsid w:val="00E2424E"/>
    <w:rsid w:val="00E242FF"/>
    <w:rsid w:val="00E24A56"/>
    <w:rsid w:val="00E26654"/>
    <w:rsid w:val="00E26BBE"/>
    <w:rsid w:val="00E27976"/>
    <w:rsid w:val="00E27E3A"/>
    <w:rsid w:val="00E30060"/>
    <w:rsid w:val="00E307B3"/>
    <w:rsid w:val="00E311C4"/>
    <w:rsid w:val="00E314AB"/>
    <w:rsid w:val="00E3288E"/>
    <w:rsid w:val="00E334FA"/>
    <w:rsid w:val="00E33644"/>
    <w:rsid w:val="00E33E25"/>
    <w:rsid w:val="00E343A6"/>
    <w:rsid w:val="00E3446C"/>
    <w:rsid w:val="00E354EE"/>
    <w:rsid w:val="00E35941"/>
    <w:rsid w:val="00E35F3C"/>
    <w:rsid w:val="00E37A4F"/>
    <w:rsid w:val="00E400BB"/>
    <w:rsid w:val="00E4016E"/>
    <w:rsid w:val="00E401F0"/>
    <w:rsid w:val="00E414AE"/>
    <w:rsid w:val="00E434CC"/>
    <w:rsid w:val="00E43635"/>
    <w:rsid w:val="00E4384E"/>
    <w:rsid w:val="00E43A93"/>
    <w:rsid w:val="00E44A4E"/>
    <w:rsid w:val="00E44F35"/>
    <w:rsid w:val="00E44FDD"/>
    <w:rsid w:val="00E45A97"/>
    <w:rsid w:val="00E460CC"/>
    <w:rsid w:val="00E46F2D"/>
    <w:rsid w:val="00E5006A"/>
    <w:rsid w:val="00E504AA"/>
    <w:rsid w:val="00E514D1"/>
    <w:rsid w:val="00E5385D"/>
    <w:rsid w:val="00E5416F"/>
    <w:rsid w:val="00E54773"/>
    <w:rsid w:val="00E55A7E"/>
    <w:rsid w:val="00E55FD5"/>
    <w:rsid w:val="00E55FDA"/>
    <w:rsid w:val="00E57448"/>
    <w:rsid w:val="00E57898"/>
    <w:rsid w:val="00E60B87"/>
    <w:rsid w:val="00E61257"/>
    <w:rsid w:val="00E61468"/>
    <w:rsid w:val="00E614D7"/>
    <w:rsid w:val="00E62556"/>
    <w:rsid w:val="00E63042"/>
    <w:rsid w:val="00E6321F"/>
    <w:rsid w:val="00E656FF"/>
    <w:rsid w:val="00E6583F"/>
    <w:rsid w:val="00E658B4"/>
    <w:rsid w:val="00E65904"/>
    <w:rsid w:val="00E661AE"/>
    <w:rsid w:val="00E673C9"/>
    <w:rsid w:val="00E67E56"/>
    <w:rsid w:val="00E71C66"/>
    <w:rsid w:val="00E71EB1"/>
    <w:rsid w:val="00E721B1"/>
    <w:rsid w:val="00E73565"/>
    <w:rsid w:val="00E742C6"/>
    <w:rsid w:val="00E74A98"/>
    <w:rsid w:val="00E75273"/>
    <w:rsid w:val="00E765D8"/>
    <w:rsid w:val="00E76BD7"/>
    <w:rsid w:val="00E77350"/>
    <w:rsid w:val="00E777AA"/>
    <w:rsid w:val="00E777BB"/>
    <w:rsid w:val="00E77CA9"/>
    <w:rsid w:val="00E8112C"/>
    <w:rsid w:val="00E81180"/>
    <w:rsid w:val="00E83AD6"/>
    <w:rsid w:val="00E83B77"/>
    <w:rsid w:val="00E83C3F"/>
    <w:rsid w:val="00E84C82"/>
    <w:rsid w:val="00E84E28"/>
    <w:rsid w:val="00E852CC"/>
    <w:rsid w:val="00E85365"/>
    <w:rsid w:val="00E8568A"/>
    <w:rsid w:val="00E85B08"/>
    <w:rsid w:val="00E85FA4"/>
    <w:rsid w:val="00E910E7"/>
    <w:rsid w:val="00E91AB0"/>
    <w:rsid w:val="00E92CA8"/>
    <w:rsid w:val="00E936A2"/>
    <w:rsid w:val="00E94BC5"/>
    <w:rsid w:val="00E95C27"/>
    <w:rsid w:val="00E97DA2"/>
    <w:rsid w:val="00EA0075"/>
    <w:rsid w:val="00EA1485"/>
    <w:rsid w:val="00EA16F9"/>
    <w:rsid w:val="00EA256A"/>
    <w:rsid w:val="00EA3983"/>
    <w:rsid w:val="00EA3A94"/>
    <w:rsid w:val="00EA4A51"/>
    <w:rsid w:val="00EA4E81"/>
    <w:rsid w:val="00EA4FD7"/>
    <w:rsid w:val="00EA52F4"/>
    <w:rsid w:val="00EA765F"/>
    <w:rsid w:val="00EA7EF8"/>
    <w:rsid w:val="00EB0EF1"/>
    <w:rsid w:val="00EB2C6F"/>
    <w:rsid w:val="00EB3F66"/>
    <w:rsid w:val="00EB410C"/>
    <w:rsid w:val="00EB4746"/>
    <w:rsid w:val="00EB5266"/>
    <w:rsid w:val="00EB54F6"/>
    <w:rsid w:val="00EB5D65"/>
    <w:rsid w:val="00EB6378"/>
    <w:rsid w:val="00EB6B2B"/>
    <w:rsid w:val="00EB7DA3"/>
    <w:rsid w:val="00EC1A73"/>
    <w:rsid w:val="00EC2698"/>
    <w:rsid w:val="00EC408B"/>
    <w:rsid w:val="00EC5806"/>
    <w:rsid w:val="00EC6553"/>
    <w:rsid w:val="00EC74C5"/>
    <w:rsid w:val="00EC7E65"/>
    <w:rsid w:val="00ED06FC"/>
    <w:rsid w:val="00ED1F3B"/>
    <w:rsid w:val="00ED4115"/>
    <w:rsid w:val="00ED42FC"/>
    <w:rsid w:val="00ED44B2"/>
    <w:rsid w:val="00ED506F"/>
    <w:rsid w:val="00EE001A"/>
    <w:rsid w:val="00EE0DC9"/>
    <w:rsid w:val="00EE1512"/>
    <w:rsid w:val="00EE16FD"/>
    <w:rsid w:val="00EE24D0"/>
    <w:rsid w:val="00EE3C38"/>
    <w:rsid w:val="00EE4F71"/>
    <w:rsid w:val="00EE56FE"/>
    <w:rsid w:val="00EE5BB7"/>
    <w:rsid w:val="00EE6625"/>
    <w:rsid w:val="00EE7037"/>
    <w:rsid w:val="00EE70C6"/>
    <w:rsid w:val="00EF09EF"/>
    <w:rsid w:val="00EF26CB"/>
    <w:rsid w:val="00EF331D"/>
    <w:rsid w:val="00EF3843"/>
    <w:rsid w:val="00EF3CC7"/>
    <w:rsid w:val="00EF3EEA"/>
    <w:rsid w:val="00EF4B4D"/>
    <w:rsid w:val="00EF580F"/>
    <w:rsid w:val="00EF58EC"/>
    <w:rsid w:val="00EF5C49"/>
    <w:rsid w:val="00EF75D6"/>
    <w:rsid w:val="00EF778E"/>
    <w:rsid w:val="00EF7C04"/>
    <w:rsid w:val="00F00A54"/>
    <w:rsid w:val="00F031C3"/>
    <w:rsid w:val="00F03985"/>
    <w:rsid w:val="00F03A33"/>
    <w:rsid w:val="00F055A7"/>
    <w:rsid w:val="00F061FB"/>
    <w:rsid w:val="00F065BC"/>
    <w:rsid w:val="00F068EB"/>
    <w:rsid w:val="00F06DAB"/>
    <w:rsid w:val="00F072D6"/>
    <w:rsid w:val="00F07399"/>
    <w:rsid w:val="00F07D6F"/>
    <w:rsid w:val="00F108DC"/>
    <w:rsid w:val="00F11855"/>
    <w:rsid w:val="00F11CFF"/>
    <w:rsid w:val="00F123D0"/>
    <w:rsid w:val="00F128E9"/>
    <w:rsid w:val="00F13039"/>
    <w:rsid w:val="00F1456F"/>
    <w:rsid w:val="00F1495A"/>
    <w:rsid w:val="00F16709"/>
    <w:rsid w:val="00F17C06"/>
    <w:rsid w:val="00F17CD4"/>
    <w:rsid w:val="00F17DD1"/>
    <w:rsid w:val="00F21EF2"/>
    <w:rsid w:val="00F22B4B"/>
    <w:rsid w:val="00F23304"/>
    <w:rsid w:val="00F2402C"/>
    <w:rsid w:val="00F24894"/>
    <w:rsid w:val="00F253C4"/>
    <w:rsid w:val="00F259E3"/>
    <w:rsid w:val="00F31196"/>
    <w:rsid w:val="00F3135F"/>
    <w:rsid w:val="00F32BAB"/>
    <w:rsid w:val="00F33505"/>
    <w:rsid w:val="00F33E29"/>
    <w:rsid w:val="00F34307"/>
    <w:rsid w:val="00F34547"/>
    <w:rsid w:val="00F359A1"/>
    <w:rsid w:val="00F3650C"/>
    <w:rsid w:val="00F368E8"/>
    <w:rsid w:val="00F36DC7"/>
    <w:rsid w:val="00F371A4"/>
    <w:rsid w:val="00F40522"/>
    <w:rsid w:val="00F40AF2"/>
    <w:rsid w:val="00F4174C"/>
    <w:rsid w:val="00F4257E"/>
    <w:rsid w:val="00F42EDB"/>
    <w:rsid w:val="00F43940"/>
    <w:rsid w:val="00F4468B"/>
    <w:rsid w:val="00F44DDC"/>
    <w:rsid w:val="00F45BF0"/>
    <w:rsid w:val="00F46BEF"/>
    <w:rsid w:val="00F47026"/>
    <w:rsid w:val="00F4707E"/>
    <w:rsid w:val="00F477F8"/>
    <w:rsid w:val="00F504A7"/>
    <w:rsid w:val="00F50A4C"/>
    <w:rsid w:val="00F50A73"/>
    <w:rsid w:val="00F510F9"/>
    <w:rsid w:val="00F51A5B"/>
    <w:rsid w:val="00F527D5"/>
    <w:rsid w:val="00F53681"/>
    <w:rsid w:val="00F53B04"/>
    <w:rsid w:val="00F53CB1"/>
    <w:rsid w:val="00F54382"/>
    <w:rsid w:val="00F5556F"/>
    <w:rsid w:val="00F5593A"/>
    <w:rsid w:val="00F55D0E"/>
    <w:rsid w:val="00F567E0"/>
    <w:rsid w:val="00F57314"/>
    <w:rsid w:val="00F57A9C"/>
    <w:rsid w:val="00F57CA6"/>
    <w:rsid w:val="00F605D9"/>
    <w:rsid w:val="00F60EF4"/>
    <w:rsid w:val="00F61D55"/>
    <w:rsid w:val="00F62207"/>
    <w:rsid w:val="00F626E2"/>
    <w:rsid w:val="00F64401"/>
    <w:rsid w:val="00F6508E"/>
    <w:rsid w:val="00F6591A"/>
    <w:rsid w:val="00F6606E"/>
    <w:rsid w:val="00F6663F"/>
    <w:rsid w:val="00F70228"/>
    <w:rsid w:val="00F705C9"/>
    <w:rsid w:val="00F70802"/>
    <w:rsid w:val="00F71724"/>
    <w:rsid w:val="00F7193A"/>
    <w:rsid w:val="00F71FE7"/>
    <w:rsid w:val="00F72265"/>
    <w:rsid w:val="00F72530"/>
    <w:rsid w:val="00F73D2B"/>
    <w:rsid w:val="00F7459B"/>
    <w:rsid w:val="00F74BCF"/>
    <w:rsid w:val="00F75297"/>
    <w:rsid w:val="00F753C4"/>
    <w:rsid w:val="00F754CD"/>
    <w:rsid w:val="00F763A0"/>
    <w:rsid w:val="00F768A2"/>
    <w:rsid w:val="00F76B2D"/>
    <w:rsid w:val="00F77C4D"/>
    <w:rsid w:val="00F8003D"/>
    <w:rsid w:val="00F80345"/>
    <w:rsid w:val="00F80A14"/>
    <w:rsid w:val="00F80AF2"/>
    <w:rsid w:val="00F814E6"/>
    <w:rsid w:val="00F81959"/>
    <w:rsid w:val="00F82D68"/>
    <w:rsid w:val="00F835C1"/>
    <w:rsid w:val="00F83C05"/>
    <w:rsid w:val="00F84182"/>
    <w:rsid w:val="00F841C6"/>
    <w:rsid w:val="00F84413"/>
    <w:rsid w:val="00F86110"/>
    <w:rsid w:val="00F867FD"/>
    <w:rsid w:val="00F9030D"/>
    <w:rsid w:val="00F90C50"/>
    <w:rsid w:val="00F91C5E"/>
    <w:rsid w:val="00F9366B"/>
    <w:rsid w:val="00F93D9F"/>
    <w:rsid w:val="00F93DA1"/>
    <w:rsid w:val="00F940D4"/>
    <w:rsid w:val="00F94277"/>
    <w:rsid w:val="00F946E0"/>
    <w:rsid w:val="00F95DC1"/>
    <w:rsid w:val="00F969EF"/>
    <w:rsid w:val="00F96D15"/>
    <w:rsid w:val="00F96E3E"/>
    <w:rsid w:val="00FA2D54"/>
    <w:rsid w:val="00FA3000"/>
    <w:rsid w:val="00FA3137"/>
    <w:rsid w:val="00FA5D52"/>
    <w:rsid w:val="00FA7B39"/>
    <w:rsid w:val="00FB0163"/>
    <w:rsid w:val="00FB02B5"/>
    <w:rsid w:val="00FB07EA"/>
    <w:rsid w:val="00FB0953"/>
    <w:rsid w:val="00FB19EF"/>
    <w:rsid w:val="00FB2B0E"/>
    <w:rsid w:val="00FB3511"/>
    <w:rsid w:val="00FB353A"/>
    <w:rsid w:val="00FB3CA3"/>
    <w:rsid w:val="00FB3DE3"/>
    <w:rsid w:val="00FB5414"/>
    <w:rsid w:val="00FB5900"/>
    <w:rsid w:val="00FB5C40"/>
    <w:rsid w:val="00FB652C"/>
    <w:rsid w:val="00FB69FC"/>
    <w:rsid w:val="00FB6A79"/>
    <w:rsid w:val="00FB738B"/>
    <w:rsid w:val="00FB7543"/>
    <w:rsid w:val="00FB79B0"/>
    <w:rsid w:val="00FC04F9"/>
    <w:rsid w:val="00FC0CCA"/>
    <w:rsid w:val="00FC21FF"/>
    <w:rsid w:val="00FC24B0"/>
    <w:rsid w:val="00FC419E"/>
    <w:rsid w:val="00FC4852"/>
    <w:rsid w:val="00FC4BCC"/>
    <w:rsid w:val="00FC5275"/>
    <w:rsid w:val="00FC54AD"/>
    <w:rsid w:val="00FC6CB1"/>
    <w:rsid w:val="00FC7306"/>
    <w:rsid w:val="00FC7A28"/>
    <w:rsid w:val="00FC7CD1"/>
    <w:rsid w:val="00FD02EE"/>
    <w:rsid w:val="00FD0877"/>
    <w:rsid w:val="00FD0ABF"/>
    <w:rsid w:val="00FD237E"/>
    <w:rsid w:val="00FD2AD4"/>
    <w:rsid w:val="00FD3449"/>
    <w:rsid w:val="00FD3C77"/>
    <w:rsid w:val="00FD3D41"/>
    <w:rsid w:val="00FD6163"/>
    <w:rsid w:val="00FD6AF8"/>
    <w:rsid w:val="00FD72D3"/>
    <w:rsid w:val="00FD746F"/>
    <w:rsid w:val="00FD75AA"/>
    <w:rsid w:val="00FE1A34"/>
    <w:rsid w:val="00FE1D11"/>
    <w:rsid w:val="00FE2083"/>
    <w:rsid w:val="00FE2447"/>
    <w:rsid w:val="00FE3AA2"/>
    <w:rsid w:val="00FE3C65"/>
    <w:rsid w:val="00FE4413"/>
    <w:rsid w:val="00FE45E1"/>
    <w:rsid w:val="00FE5F1C"/>
    <w:rsid w:val="00FE7225"/>
    <w:rsid w:val="00FE7C6E"/>
    <w:rsid w:val="00FF00E5"/>
    <w:rsid w:val="00FF06B6"/>
    <w:rsid w:val="00FF10C5"/>
    <w:rsid w:val="00FF206B"/>
    <w:rsid w:val="00FF25F4"/>
    <w:rsid w:val="00FF26B3"/>
    <w:rsid w:val="00FF3ECD"/>
    <w:rsid w:val="00FF5E25"/>
    <w:rsid w:val="00FF5F38"/>
    <w:rsid w:val="00FF6741"/>
    <w:rsid w:val="00FF7355"/>
    <w:rsid w:val="00FF7394"/>
    <w:rsid w:val="00FF758F"/>
    <w:rsid w:val="00FF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06AF9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45639"/>
    <w:rPr>
      <w:rFonts w:ascii="Times New Roman" w:eastAsia="Times New Roman" w:hAnsi="Times New Roman" w:cs="Times New Roman"/>
      <w:kern w:val="0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4C9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4C96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3A94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SimSun" w:hAnsi="Calibri"/>
      <w:kern w:val="2"/>
      <w:sz w:val="18"/>
      <w:szCs w:val="18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EA3A9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A3A94"/>
    <w:pPr>
      <w:widowControl w:val="0"/>
      <w:tabs>
        <w:tab w:val="center" w:pos="4153"/>
        <w:tab w:val="right" w:pos="8306"/>
      </w:tabs>
      <w:snapToGrid w:val="0"/>
    </w:pPr>
    <w:rPr>
      <w:rFonts w:ascii="Calibri" w:eastAsia="SimSun" w:hAnsi="Calibri"/>
      <w:kern w:val="2"/>
      <w:sz w:val="18"/>
      <w:szCs w:val="18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A3A94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1B36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B36"/>
    <w:rPr>
      <w:rFonts w:asciiTheme="majorHAnsi" w:eastAsiaTheme="majorEastAsia" w:hAnsiTheme="majorHAnsi" w:cstheme="majorBidi"/>
      <w:sz w:val="18"/>
      <w:szCs w:val="18"/>
    </w:rPr>
  </w:style>
  <w:style w:type="paragraph" w:styleId="ListParagraph">
    <w:name w:val="List Paragraph"/>
    <w:basedOn w:val="Normal"/>
    <w:uiPriority w:val="34"/>
    <w:qFormat/>
    <w:rsid w:val="00A43E33"/>
    <w:pPr>
      <w:widowControl w:val="0"/>
      <w:ind w:leftChars="400" w:left="800"/>
      <w:jc w:val="both"/>
    </w:pPr>
    <w:rPr>
      <w:rFonts w:ascii="Calibri" w:eastAsia="SimSun" w:hAnsi="Calibri"/>
      <w:kern w:val="2"/>
      <w:sz w:val="21"/>
      <w:szCs w:val="22"/>
      <w:lang w:eastAsia="zh-CN"/>
    </w:rPr>
  </w:style>
  <w:style w:type="paragraph" w:styleId="NoSpacing">
    <w:name w:val="No Spacing"/>
    <w:uiPriority w:val="1"/>
    <w:qFormat/>
    <w:rsid w:val="003A087D"/>
    <w:pPr>
      <w:widowControl w:val="0"/>
      <w:jc w:val="both"/>
    </w:pPr>
    <w:rPr>
      <w:rFonts w:ascii="Calibri" w:eastAsia="SimSun" w:hAnsi="Calibri" w:cs="Times New Roman"/>
    </w:rPr>
  </w:style>
  <w:style w:type="paragraph" w:styleId="NormalWeb">
    <w:name w:val="Normal (Web)"/>
    <w:basedOn w:val="Normal"/>
    <w:uiPriority w:val="99"/>
    <w:unhideWhenUsed/>
    <w:rsid w:val="00DC6564"/>
    <w:pPr>
      <w:spacing w:before="100" w:beforeAutospacing="1" w:after="100" w:afterAutospacing="1"/>
    </w:pPr>
    <w:rPr>
      <w:rFonts w:ascii="SimSun" w:eastAsia="SimSun" w:hAnsi="SimSun" w:cs="Gulim"/>
    </w:rPr>
  </w:style>
  <w:style w:type="character" w:styleId="Hyperlink">
    <w:name w:val="Hyperlink"/>
    <w:basedOn w:val="DefaultParagraphFont"/>
    <w:uiPriority w:val="99"/>
    <w:unhideWhenUsed/>
    <w:rsid w:val="00B13A50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04C96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sv-SE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304C96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sv-SE" w:eastAsia="en-US"/>
    </w:rPr>
  </w:style>
  <w:style w:type="table" w:styleId="TableGrid">
    <w:name w:val="Table Grid"/>
    <w:basedOn w:val="TableNormal"/>
    <w:uiPriority w:val="59"/>
    <w:rsid w:val="00304C96"/>
    <w:rPr>
      <w:kern w:val="0"/>
      <w:sz w:val="22"/>
      <w:lang w:val="sv-S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304C96"/>
    <w:rPr>
      <w:rFonts w:asciiTheme="minorHAnsi" w:eastAsiaTheme="minorEastAsia" w:hAnsiTheme="minorHAnsi" w:cstheme="minorBidi"/>
      <w:sz w:val="20"/>
      <w:szCs w:val="20"/>
      <w:lang w:val="sv-SE"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04C96"/>
    <w:rPr>
      <w:kern w:val="0"/>
      <w:sz w:val="20"/>
      <w:szCs w:val="20"/>
      <w:lang w:val="sv-SE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304C96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04C96"/>
    <w:pPr>
      <w:tabs>
        <w:tab w:val="right" w:leader="dot" w:pos="9062"/>
      </w:tabs>
      <w:spacing w:after="100" w:line="276" w:lineRule="auto"/>
      <w:ind w:leftChars="200"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04C96"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C96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sv-SE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304C96"/>
    <w:rPr>
      <w:rFonts w:asciiTheme="majorHAnsi" w:eastAsiaTheme="majorEastAsia" w:hAnsiTheme="majorHAnsi" w:cstheme="majorBidi"/>
      <w:i/>
      <w:iCs/>
      <w:color w:val="4F81BD" w:themeColor="accent1"/>
      <w:spacing w:val="15"/>
      <w:kern w:val="0"/>
      <w:sz w:val="24"/>
      <w:szCs w:val="24"/>
      <w:lang w:val="sv-SE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520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20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2091"/>
    <w:rPr>
      <w:rFonts w:ascii="Calibri" w:eastAsia="SimSu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20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2091"/>
    <w:rPr>
      <w:rFonts w:ascii="Calibri" w:eastAsia="SimSun" w:hAnsi="Calibri" w:cs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148E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0B773C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7609CF"/>
    <w:rPr>
      <w:rFonts w:ascii="Times New Roman" w:eastAsia="Times New Roman" w:hAnsi="Times New Roman" w:cs="Times New Roman"/>
      <w:kern w:val="0"/>
      <w:sz w:val="24"/>
      <w:szCs w:val="24"/>
      <w:lang w:eastAsia="ko-KR"/>
    </w:rPr>
  </w:style>
  <w:style w:type="numbering" w:customStyle="1" w:styleId="CurrentList1">
    <w:name w:val="Current List1"/>
    <w:uiPriority w:val="99"/>
    <w:rsid w:val="009B2D6A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4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1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07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432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77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564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65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8318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0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3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0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4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9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8280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9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7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0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o.zoom.us/j/4598165366?pwd=ZG9oaUZCV1JjYmt1SUFkS2s2b2JBdz09" TargetMode="External"/><Relationship Id="rId13" Type="http://schemas.openxmlformats.org/officeDocument/2006/relationships/hyperlink" Target="https://sd.iso.org/documents/open/cce7ab9d-9d9d-4120-a45d-9433d4d9a8f5" TargetMode="Externa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so.org/publication/PUB100011.htm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so.org/iso-standards-and-patent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d.iso.org/documents/ui/" TargetMode="External"/><Relationship Id="rId10" Type="http://schemas.openxmlformats.org/officeDocument/2006/relationships/hyperlink" Target="https://sd.iso.org/projects/project/90339/overview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d.iso.org/meetings/177011" TargetMode="External"/><Relationship Id="rId14" Type="http://schemas.openxmlformats.org/officeDocument/2006/relationships/hyperlink" Target="https://sd.iso.org/documents/ui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60C162-A844-4DB2-B76B-DD8C0B4619A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451</Words>
  <Characters>2932</Characters>
  <Application>Microsoft Office Word</Application>
  <DocSecurity>0</DocSecurity>
  <Lines>52</Lines>
  <Paragraphs>33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Template</vt:lpstr>
      <vt:lpstr>Template</vt:lpstr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creator>Seungyun Lee</dc:creator>
  <cp:lastModifiedBy>Roychowdhury, Bijoyendra</cp:lastModifiedBy>
  <cp:revision>29</cp:revision>
  <cp:lastPrinted>2024-10-23T12:47:00Z</cp:lastPrinted>
  <dcterms:created xsi:type="dcterms:W3CDTF">2026-01-13T13:47:00Z</dcterms:created>
  <dcterms:modified xsi:type="dcterms:W3CDTF">2026-01-13T14:12:00Z</dcterms:modified>
</cp:coreProperties>
</file>